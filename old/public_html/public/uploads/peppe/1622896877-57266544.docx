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C29898" w14:textId="77777777" w:rsidR="00D920D4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  <w:r w:rsidRPr="00E6269E">
        <w:rPr>
          <w:rFonts w:asciiTheme="minorHAnsi" w:hAnsiTheme="minorHAnsi" w:cstheme="minorHAnsi"/>
          <w:noProof/>
          <w:sz w:val="22"/>
          <w:szCs w:val="22"/>
          <w:lang w:eastAsia="it-IT"/>
        </w:rPr>
        <mc:AlternateContent>
          <mc:Choice Requires="wps">
            <w:drawing>
              <wp:anchor distT="468000" distB="0" distL="114300" distR="114300" simplePos="0" relativeHeight="251658240" behindDoc="0" locked="0" layoutInCell="1" allowOverlap="1" wp14:anchorId="75CDC826" wp14:editId="728452D0">
                <wp:simplePos x="0" y="0"/>
                <wp:positionH relativeFrom="margin">
                  <wp:posOffset>3120809</wp:posOffset>
                </wp:positionH>
                <wp:positionV relativeFrom="page">
                  <wp:posOffset>5037408</wp:posOffset>
                </wp:positionV>
                <wp:extent cx="3257550" cy="301625"/>
                <wp:effectExtent l="0" t="0" r="0" b="3175"/>
                <wp:wrapTight wrapText="left">
                  <wp:wrapPolygon edited="0">
                    <wp:start x="0" y="0"/>
                    <wp:lineTo x="0" y="20463"/>
                    <wp:lineTo x="21221" y="20463"/>
                    <wp:lineTo x="21221" y="0"/>
                    <wp:lineTo x="0" y="0"/>
                  </wp:wrapPolygon>
                </wp:wrapTight>
                <wp:docPr id="6" name="Casella di tes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37A28F" w14:textId="77777777" w:rsidR="00E741C9" w:rsidRPr="005935C0" w:rsidRDefault="00E741C9" w:rsidP="00B81A9C">
                            <w:pPr>
                              <w:rPr>
                                <w:rFonts w:ascii="Verdana" w:hAnsi="Verdana"/>
                                <w:b/>
                                <w:color w:val="80808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808080"/>
                              </w:rPr>
                              <w:t>E</w:t>
                            </w:r>
                            <w:r w:rsidRPr="005935C0">
                              <w:rPr>
                                <w:rFonts w:ascii="Verdana" w:hAnsi="Verdana"/>
                                <w:b/>
                                <w:color w:val="808080"/>
                              </w:rPr>
                              <w:t>ni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808080"/>
                              </w:rPr>
                              <w:t xml:space="preserve"> S.p.A.                               </w:t>
                            </w:r>
                            <w:r w:rsidRPr="002F728C">
                              <w:rPr>
                                <w:rFonts w:ascii="Verdana" w:hAnsi="Verdana"/>
                                <w:b/>
                                <w:color w:val="808080"/>
                                <w:sz w:val="20"/>
                                <w:szCs w:val="20"/>
                              </w:rPr>
                              <w:t>CSRO/ICT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CDC826" id="_x0000_t202" coordsize="21600,21600" o:spt="202" path="m,l,21600r21600,l21600,xe">
                <v:stroke joinstyle="miter"/>
                <v:path gradientshapeok="t" o:connecttype="rect"/>
              </v:shapetype>
              <v:shape id="Casella di testo 6" o:spid="_x0000_s1026" type="#_x0000_t202" style="position:absolute;left:0;text-align:left;margin-left:245.75pt;margin-top:396.65pt;width:256.5pt;height:23.75pt;z-index:251658240;visibility:visible;mso-wrap-style:square;mso-width-percent:0;mso-height-percent:0;mso-wrap-distance-left:9pt;mso-wrap-distance-top:13mm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" filled="f" stroked="f">
                <v:textbox inset="0,0,,0">
                  <w:txbxContent>
                    <w:p w14:paraId="6437A28F" w14:textId="77777777" w:rsidR="00E741C9" w:rsidRPr="005935C0" w:rsidRDefault="00E741C9" w:rsidP="00B81A9C">
                      <w:pPr>
                        <w:rPr>
                          <w:rFonts w:ascii="Verdana" w:hAnsi="Verdana"/>
                          <w:b/>
                          <w:color w:val="808080"/>
                        </w:rPr>
                      </w:pPr>
                      <w:r>
                        <w:rPr>
                          <w:rFonts w:ascii="Verdana" w:hAnsi="Verdana"/>
                          <w:b/>
                          <w:color w:val="808080"/>
                        </w:rPr>
                        <w:t>E</w:t>
                      </w:r>
                      <w:r w:rsidRPr="005935C0">
                        <w:rPr>
                          <w:rFonts w:ascii="Verdana" w:hAnsi="Verdana"/>
                          <w:b/>
                          <w:color w:val="808080"/>
                        </w:rPr>
                        <w:t>ni</w:t>
                      </w:r>
                      <w:r>
                        <w:rPr>
                          <w:rFonts w:ascii="Verdana" w:hAnsi="Verdana"/>
                          <w:b/>
                          <w:color w:val="808080"/>
                        </w:rPr>
                        <w:t xml:space="preserve"> S.p.A.                               </w:t>
                      </w:r>
                      <w:r w:rsidRPr="002F728C">
                        <w:rPr>
                          <w:rFonts w:ascii="Verdana" w:hAnsi="Verdana"/>
                          <w:b/>
                          <w:color w:val="808080"/>
                          <w:sz w:val="20"/>
                          <w:szCs w:val="20"/>
                        </w:rPr>
                        <w:t>CSRO/ICT</w:t>
                      </w:r>
                    </w:p>
                  </w:txbxContent>
                </v:textbox>
                <w10:wrap type="tight" side="left" anchorx="margin" anchory="page"/>
              </v:shape>
            </w:pict>
          </mc:Fallback>
        </mc:AlternateContent>
      </w:r>
      <w:r w:rsidR="00F905EC" w:rsidRPr="00E6269E">
        <w:rPr>
          <w:rFonts w:asciiTheme="minorHAnsi" w:hAnsiTheme="minorHAnsi" w:cstheme="minorHAnsi"/>
          <w:noProof/>
          <w:sz w:val="22"/>
          <w:szCs w:val="22"/>
          <w:lang w:eastAsia="it-IT"/>
        </w:rPr>
        <mc:AlternateContent>
          <mc:Choice Requires="wps">
            <w:drawing>
              <wp:anchor distT="468000" distB="0" distL="114300" distR="114300" simplePos="0" relativeHeight="251667456" behindDoc="0" locked="0" layoutInCell="1" allowOverlap="1" wp14:anchorId="5969DCE3" wp14:editId="4D4BDCE3">
                <wp:simplePos x="0" y="0"/>
                <wp:positionH relativeFrom="margin">
                  <wp:posOffset>3051810</wp:posOffset>
                </wp:positionH>
                <wp:positionV relativeFrom="page">
                  <wp:posOffset>5417185</wp:posOffset>
                </wp:positionV>
                <wp:extent cx="3381375" cy="323850"/>
                <wp:effectExtent l="0" t="0" r="0" b="0"/>
                <wp:wrapTopAndBottom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8D63" w14:textId="05A97357" w:rsidR="00E741C9" w:rsidRPr="002F728C" w:rsidRDefault="00E741C9" w:rsidP="00BD1419">
                            <w:pPr>
                              <w:jc w:val="right"/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ICT ITER ver. 2</w:t>
                            </w:r>
                            <w:r w:rsidRPr="003C46BD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.0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69DCE3" id="Casella di testo 5" o:spid="_x0000_s1027" type="#_x0000_t202" style="position:absolute;left:0;text-align:left;margin-left:240.3pt;margin-top:426.55pt;width:266.25pt;height:25.5pt;z-index:251667456;visibility:visible;mso-wrap-style:square;mso-width-percent:0;mso-height-percent:0;mso-wrap-distance-left:9pt;mso-wrap-distance-top:13mm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" filled="f" stroked="f">
                <v:textbox inset="0,0,,0">
                  <w:txbxContent>
                    <w:p w14:paraId="30CC8D63" w14:textId="05A97357" w:rsidR="00E741C9" w:rsidRPr="002F728C" w:rsidRDefault="00E741C9" w:rsidP="00BD1419">
                      <w:pPr>
                        <w:jc w:val="right"/>
                        <w:rPr>
                          <w:rFonts w:ascii="Verdana" w:hAnsi="Verdana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22"/>
                          <w:szCs w:val="22"/>
                        </w:rPr>
                        <w:t>ICT ITER ver. 2</w:t>
                      </w:r>
                      <w:r w:rsidRPr="003C46BD">
                        <w:rPr>
                          <w:rFonts w:ascii="Verdana" w:hAnsi="Verdana"/>
                          <w:b/>
                          <w:color w:val="FFFFFF" w:themeColor="background1"/>
                          <w:sz w:val="22"/>
                          <w:szCs w:val="22"/>
                        </w:rPr>
                        <w:t>.0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2F728C" w:rsidRPr="00E6269E">
        <w:rPr>
          <w:rFonts w:asciiTheme="minorHAnsi" w:hAnsiTheme="minorHAnsi" w:cstheme="minorHAnsi"/>
          <w:noProof/>
          <w:sz w:val="22"/>
          <w:szCs w:val="22"/>
          <w:lang w:eastAsia="it-IT"/>
        </w:rPr>
        <mc:AlternateContent>
          <mc:Choice Requires="wps">
            <w:drawing>
              <wp:anchor distT="468000" distB="0" distL="114300" distR="114300" simplePos="0" relativeHeight="251663360" behindDoc="0" locked="0" layoutInCell="1" allowOverlap="1" wp14:anchorId="7265C3EF" wp14:editId="451A8F00">
                <wp:simplePos x="0" y="0"/>
                <wp:positionH relativeFrom="page">
                  <wp:posOffset>1879947</wp:posOffset>
                </wp:positionH>
                <wp:positionV relativeFrom="page">
                  <wp:posOffset>6201266</wp:posOffset>
                </wp:positionV>
                <wp:extent cx="4495800" cy="2173857"/>
                <wp:effectExtent l="0" t="0" r="0" b="17145"/>
                <wp:wrapTight wrapText="left">
                  <wp:wrapPolygon edited="0">
                    <wp:start x="0" y="0"/>
                    <wp:lineTo x="0" y="21581"/>
                    <wp:lineTo x="21325" y="21581"/>
                    <wp:lineTo x="21325" y="0"/>
                    <wp:lineTo x="0" y="0"/>
                  </wp:wrapPolygon>
                </wp:wrapTight>
                <wp:docPr id="1" name="Casella di tes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217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7612D" w14:textId="77777777" w:rsidR="00E741C9" w:rsidRDefault="00E741C9" w:rsidP="00D920D4">
                            <w:pPr>
                              <w:rPr>
                                <w:rFonts w:ascii="Verdana" w:hAnsi="Verdana"/>
                                <w:sz w:val="22"/>
                              </w:rPr>
                            </w:pPr>
                          </w:p>
                          <w:p w14:paraId="64A5EE4F" w14:textId="4A7BBA14" w:rsidR="00E741C9" w:rsidRPr="00877F36" w:rsidRDefault="00E741C9" w:rsidP="00336E18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</w:pPr>
                            <w:r w:rsidRPr="00877F36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  <w:t>Functional Design</w:t>
                            </w:r>
                          </w:p>
                          <w:p w14:paraId="4CB43BF8" w14:textId="77777777" w:rsidR="00E741C9" w:rsidRPr="00877F36" w:rsidRDefault="00E741C9" w:rsidP="00336E18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</w:pPr>
                          </w:p>
                          <w:p w14:paraId="67D60E64" w14:textId="5427D0DE" w:rsidR="00E741C9" w:rsidRPr="00E741C9" w:rsidRDefault="00E741C9" w:rsidP="00336E18">
                            <w:pPr>
                              <w:rPr>
                                <w:ins w:id="0" w:author="Torrente Alessandra" w:date="2021-04-19T10:20:00Z"/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</w:pPr>
                            <w:r w:rsidRPr="00E741C9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  <w:t>EM057 - Gestione IBAN esteri</w:t>
                            </w:r>
                          </w:p>
                          <w:p w14:paraId="1684C5F1" w14:textId="23C0A4A1" w:rsidR="00E741C9" w:rsidRPr="00991148" w:rsidRDefault="00E741C9" w:rsidP="00336E18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eastAsia="it-IT"/>
                                <w:rPrChange w:id="1" w:author="Torrente Alessandra" w:date="2021-04-19T10:20:00Z">
                                  <w:rPr>
                                    <w:rFonts w:ascii="Verdana" w:hAnsi="Verdana" w:cs="EniExpBold"/>
                                    <w:b/>
                                    <w:bCs/>
                                    <w:color w:val="7F7F7F"/>
                                    <w:sz w:val="36"/>
                                    <w:szCs w:val="36"/>
                                    <w:lang w:val="en-US" w:eastAsia="it-IT"/>
                                  </w:rPr>
                                </w:rPrChange>
                              </w:rPr>
                            </w:pPr>
                            <w:ins w:id="2" w:author="Torrente Alessandra" w:date="2021-04-19T10:20:00Z">
                              <w:r w:rsidRPr="00991148">
                                <w:rPr>
                                  <w:rFonts w:ascii="Verdana" w:hAnsi="Verdana" w:cs="EniExpBold"/>
                                  <w:b/>
                                  <w:bCs/>
                                  <w:color w:val="7F7F7F"/>
                                  <w:sz w:val="36"/>
                                  <w:szCs w:val="36"/>
                                  <w:lang w:eastAsia="it-IT"/>
                                  <w:rPrChange w:id="3" w:author="Torrente Alessandra" w:date="2021-04-19T10:20:00Z">
                                    <w:rPr>
                                      <w:rFonts w:ascii="Verdana" w:hAnsi="Verdana" w:cs="EniExpBold"/>
                                      <w:b/>
                                      <w:bCs/>
                                      <w:color w:val="7F7F7F"/>
                                      <w:sz w:val="36"/>
                                      <w:szCs w:val="36"/>
                                      <w:lang w:val="en-US" w:eastAsia="it-IT"/>
                                    </w:rPr>
                                  </w:rPrChange>
                                </w:rPr>
                                <w:t xml:space="preserve">EM057a - </w:t>
                              </w:r>
                            </w:ins>
                            <w:ins w:id="4" w:author="Torrente Alessandra" w:date="2021-04-19T10:21:00Z">
                              <w:r w:rsidRPr="00991148">
                                <w:rPr>
                                  <w:rFonts w:ascii="Verdana" w:hAnsi="Verdana" w:cs="EniExpBold"/>
                                  <w:b/>
                                  <w:bCs/>
                                  <w:color w:val="7F7F7F"/>
                                  <w:sz w:val="36"/>
                                  <w:szCs w:val="36"/>
                                  <w:lang w:eastAsia="it-IT"/>
                                  <w:rPrChange w:id="5" w:author="Torrente Alessandra" w:date="2021-04-19T10:21:00Z">
                                    <w:rPr>
                                      <w:rFonts w:ascii="Verdana" w:eastAsia="Times New Roman" w:hAnsi="Verdana"/>
                                      <w:b/>
                                      <w:i/>
                                      <w:color w:val="FFFFFF"/>
                                      <w:sz w:val="22"/>
                                      <w:szCs w:val="22"/>
                                    </w:rPr>
                                  </w:rPrChange>
                                </w:rPr>
                                <w:t>Gestione IBAN esteri - Tabella SEDA e nuovi file</w:t>
                              </w:r>
                            </w:ins>
                          </w:p>
                          <w:p w14:paraId="2CB174D4" w14:textId="77777777" w:rsidR="00E741C9" w:rsidRPr="00991148" w:rsidRDefault="00E741C9" w:rsidP="00336E18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eastAsia="it-IT"/>
                                <w:rPrChange w:id="6" w:author="Torrente Alessandra" w:date="2021-04-19T10:20:00Z">
                                  <w:rPr>
                                    <w:rFonts w:ascii="Verdana" w:hAnsi="Verdana" w:cs="EniExpBold"/>
                                    <w:b/>
                                    <w:bCs/>
                                    <w:color w:val="7F7F7F"/>
                                    <w:sz w:val="36"/>
                                    <w:szCs w:val="36"/>
                                    <w:lang w:val="en-US" w:eastAsia="it-IT"/>
                                  </w:rPr>
                                </w:rPrChange>
                              </w:rPr>
                            </w:pPr>
                          </w:p>
                          <w:p w14:paraId="5CC7B5F1" w14:textId="41224B70" w:rsidR="00E741C9" w:rsidRPr="00D94EE4" w:rsidRDefault="00E741C9" w:rsidP="00517E11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eastAsia="it-IT"/>
                              </w:rPr>
                            </w:pPr>
                            <w: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eastAsia="it-IT"/>
                              </w:rPr>
                              <w:t>FUD-CRMRM-0</w:t>
                            </w:r>
                            <w:ins w:id="7" w:author="Torrente Alessandra" w:date="2021-04-19T11:45:00Z">
                              <w:r>
                                <w:rPr>
                                  <w:rFonts w:ascii="Verdana" w:hAnsi="Verdana" w:cs="EniExpBold"/>
                                  <w:b/>
                                  <w:bCs/>
                                  <w:color w:val="7F7F7F"/>
                                  <w:sz w:val="36"/>
                                  <w:szCs w:val="36"/>
                                  <w:lang w:eastAsia="it-IT"/>
                                </w:rPr>
                                <w:t>2</w:t>
                              </w:r>
                            </w:ins>
                            <w:del w:id="8" w:author="Torrente Alessandra" w:date="2021-04-19T11:45:00Z">
                              <w:r w:rsidDel="00337FA6">
                                <w:rPr>
                                  <w:rFonts w:ascii="Verdana" w:hAnsi="Verdana" w:cs="EniExpBold"/>
                                  <w:b/>
                                  <w:bCs/>
                                  <w:color w:val="7F7F7F"/>
                                  <w:sz w:val="36"/>
                                  <w:szCs w:val="36"/>
                                  <w:lang w:eastAsia="it-IT"/>
                                </w:rPr>
                                <w:delText>1</w:delText>
                              </w:r>
                            </w:del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5C3EF" id="Casella di testo 1" o:spid="_x0000_s1028" type="#_x0000_t202" style="position:absolute;left:0;text-align:left;margin-left:148.05pt;margin-top:488.3pt;width:354pt;height:171.15pt;z-index:251663360;visibility:visible;mso-wrap-style:square;mso-width-percent:0;mso-height-percent:0;mso-wrap-distance-left:9pt;mso-wrap-distance-top:13mm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" filled="f" stroked="f">
                <v:textbox inset="0,0,,0">
                  <w:txbxContent>
                    <w:p w14:paraId="1727612D" w14:textId="77777777" w:rsidR="00E741C9" w:rsidRDefault="00E741C9" w:rsidP="00D920D4">
                      <w:pPr>
                        <w:rPr>
                          <w:rFonts w:ascii="Verdana" w:hAnsi="Verdana"/>
                          <w:sz w:val="22"/>
                        </w:rPr>
                      </w:pPr>
                    </w:p>
                    <w:p w14:paraId="64A5EE4F" w14:textId="4A7BBA14" w:rsidR="00E741C9" w:rsidRPr="00877F36" w:rsidRDefault="00E741C9" w:rsidP="00336E18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</w:pPr>
                      <w:r w:rsidRPr="00877F36"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  <w:t>Functional Design</w:t>
                      </w:r>
                    </w:p>
                    <w:p w14:paraId="4CB43BF8" w14:textId="77777777" w:rsidR="00E741C9" w:rsidRPr="00877F36" w:rsidRDefault="00E741C9" w:rsidP="00336E18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</w:pPr>
                    </w:p>
                    <w:p w14:paraId="67D60E64" w14:textId="5427D0DE" w:rsidR="00E741C9" w:rsidRPr="00E741C9" w:rsidRDefault="00E741C9" w:rsidP="00336E18">
                      <w:pPr>
                        <w:rPr>
                          <w:ins w:id="9" w:author="Torrente Alessandra" w:date="2021-04-19T10:20:00Z"/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</w:pPr>
                      <w:r w:rsidRPr="00E741C9"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  <w:t>EM057 - Gestione IBAN esteri</w:t>
                      </w:r>
                    </w:p>
                    <w:p w14:paraId="1684C5F1" w14:textId="23C0A4A1" w:rsidR="00E741C9" w:rsidRPr="00991148" w:rsidRDefault="00E741C9" w:rsidP="00336E18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eastAsia="it-IT"/>
                          <w:rPrChange w:id="10" w:author="Torrente Alessandra" w:date="2021-04-19T10:20:00Z">
                            <w:rPr>
                              <w:rFonts w:ascii="Verdana" w:hAnsi="Verdana" w:cs="EniExpBold"/>
                              <w:b/>
                              <w:bCs/>
                              <w:color w:val="7F7F7F"/>
                              <w:sz w:val="36"/>
                              <w:szCs w:val="36"/>
                              <w:lang w:val="en-US" w:eastAsia="it-IT"/>
                            </w:rPr>
                          </w:rPrChange>
                        </w:rPr>
                      </w:pPr>
                      <w:ins w:id="11" w:author="Torrente Alessandra" w:date="2021-04-19T10:20:00Z">
                        <w:r w:rsidRPr="00991148">
                          <w:rPr>
                            <w:rFonts w:ascii="Verdana" w:hAnsi="Verdana" w:cs="EniExpBold"/>
                            <w:b/>
                            <w:bCs/>
                            <w:color w:val="7F7F7F"/>
                            <w:sz w:val="36"/>
                            <w:szCs w:val="36"/>
                            <w:lang w:eastAsia="it-IT"/>
                            <w:rPrChange w:id="12" w:author="Torrente Alessandra" w:date="2021-04-19T10:20:00Z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</w:rPrChange>
                          </w:rPr>
                          <w:t xml:space="preserve">EM057a - </w:t>
                        </w:r>
                      </w:ins>
                      <w:ins w:id="13" w:author="Torrente Alessandra" w:date="2021-04-19T10:21:00Z">
                        <w:r w:rsidRPr="00991148">
                          <w:rPr>
                            <w:rFonts w:ascii="Verdana" w:hAnsi="Verdana" w:cs="EniExpBold"/>
                            <w:b/>
                            <w:bCs/>
                            <w:color w:val="7F7F7F"/>
                            <w:sz w:val="36"/>
                            <w:szCs w:val="36"/>
                            <w:lang w:eastAsia="it-IT"/>
                            <w:rPrChange w:id="14" w:author="Torrente Alessandra" w:date="2021-04-19T10:21:00Z">
                              <w:rPr>
                                <w:rFonts w:ascii="Verdana" w:eastAsia="Times New Roman" w:hAnsi="Verdana"/>
                                <w:b/>
                                <w:i/>
                                <w:color w:val="FFFFFF"/>
                                <w:sz w:val="22"/>
                                <w:szCs w:val="22"/>
                              </w:rPr>
                            </w:rPrChange>
                          </w:rPr>
                          <w:t>Gestione IBAN esteri - Tabella SEDA e nuovi file</w:t>
                        </w:r>
                      </w:ins>
                    </w:p>
                    <w:p w14:paraId="2CB174D4" w14:textId="77777777" w:rsidR="00E741C9" w:rsidRPr="00991148" w:rsidRDefault="00E741C9" w:rsidP="00336E18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eastAsia="it-IT"/>
                          <w:rPrChange w:id="15" w:author="Torrente Alessandra" w:date="2021-04-19T10:20:00Z">
                            <w:rPr>
                              <w:rFonts w:ascii="Verdana" w:hAnsi="Verdana" w:cs="EniExpBold"/>
                              <w:b/>
                              <w:bCs/>
                              <w:color w:val="7F7F7F"/>
                              <w:sz w:val="36"/>
                              <w:szCs w:val="36"/>
                              <w:lang w:val="en-US" w:eastAsia="it-IT"/>
                            </w:rPr>
                          </w:rPrChange>
                        </w:rPr>
                      </w:pPr>
                    </w:p>
                    <w:p w14:paraId="5CC7B5F1" w14:textId="41224B70" w:rsidR="00E741C9" w:rsidRPr="00D94EE4" w:rsidRDefault="00E741C9" w:rsidP="00517E11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eastAsia="it-IT"/>
                        </w:rPr>
                      </w:pPr>
                      <w: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eastAsia="it-IT"/>
                        </w:rPr>
                        <w:t>FUD-CRMRM-0</w:t>
                      </w:r>
                      <w:ins w:id="16" w:author="Torrente Alessandra" w:date="2021-04-19T11:45:00Z">
                        <w:r>
                          <w:rPr>
                            <w:rFonts w:ascii="Verdana" w:hAnsi="Verdana" w:cs="EniExpBold"/>
                            <w:b/>
                            <w:bCs/>
                            <w:color w:val="7F7F7F"/>
                            <w:sz w:val="36"/>
                            <w:szCs w:val="36"/>
                            <w:lang w:eastAsia="it-IT"/>
                          </w:rPr>
                          <w:t>2</w:t>
                        </w:r>
                      </w:ins>
                      <w:del w:id="17" w:author="Torrente Alessandra" w:date="2021-04-19T11:45:00Z">
                        <w:r w:rsidDel="00337FA6">
                          <w:rPr>
                            <w:rFonts w:ascii="Verdana" w:hAnsi="Verdana" w:cs="EniExpBold"/>
                            <w:b/>
                            <w:bCs/>
                            <w:color w:val="7F7F7F"/>
                            <w:sz w:val="36"/>
                            <w:szCs w:val="36"/>
                            <w:lang w:eastAsia="it-IT"/>
                          </w:rPr>
                          <w:delText>1</w:delText>
                        </w:r>
                      </w:del>
                    </w:p>
                  </w:txbxContent>
                </v:textbox>
                <w10:wrap type="tight" side="left" anchorx="page" anchory="page"/>
              </v:shape>
            </w:pict>
          </mc:Fallback>
        </mc:AlternateContent>
      </w:r>
      <w:r w:rsidR="002F728C" w:rsidRPr="00E6269E">
        <w:rPr>
          <w:rFonts w:asciiTheme="minorHAnsi" w:hAnsiTheme="minorHAnsi" w:cstheme="minorHAnsi"/>
          <w:noProof/>
          <w:sz w:val="22"/>
          <w:szCs w:val="22"/>
          <w:lang w:eastAsia="it-IT"/>
        </w:rPr>
        <mc:AlternateContent>
          <mc:Choice Requires="wps">
            <w:drawing>
              <wp:anchor distT="468000" distB="0" distL="114300" distR="114300" simplePos="0" relativeHeight="251660288" behindDoc="0" locked="0" layoutInCell="1" allowOverlap="1" wp14:anchorId="26ECD17D" wp14:editId="662D5DC2">
                <wp:simplePos x="0" y="0"/>
                <wp:positionH relativeFrom="margin">
                  <wp:posOffset>5282565</wp:posOffset>
                </wp:positionH>
                <wp:positionV relativeFrom="page">
                  <wp:posOffset>4962525</wp:posOffset>
                </wp:positionV>
                <wp:extent cx="1428750" cy="314325"/>
                <wp:effectExtent l="0" t="0" r="0" b="9525"/>
                <wp:wrapTopAndBottom/>
                <wp:docPr id="8" name="Casella di tes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40DA04" w14:textId="77777777" w:rsidR="00E741C9" w:rsidRPr="002F728C" w:rsidRDefault="00E741C9" w:rsidP="00B81A9C">
                            <w:pPr>
                              <w:rPr>
                                <w:rFonts w:ascii="Verdana" w:hAnsi="Verdana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ECD17D" id="Casella di testo 8" o:spid="_x0000_s1029" type="#_x0000_t202" style="position:absolute;left:0;text-align:left;margin-left:415.95pt;margin-top:390.75pt;width:112.5pt;height:24.75pt;z-index:251660288;visibility:visible;mso-wrap-style:square;mso-width-percent:0;mso-height-percent:0;mso-wrap-distance-left:9pt;mso-wrap-distance-top:13mm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" filled="f" stroked="f">
                <v:textbox inset="0,0,,0">
                  <w:txbxContent>
                    <w:p w14:paraId="3840DA04" w14:textId="77777777" w:rsidR="00E741C9" w:rsidRPr="002F728C" w:rsidRDefault="00E741C9" w:rsidP="00B81A9C">
                      <w:pPr>
                        <w:rPr>
                          <w:rFonts w:ascii="Verdana" w:hAnsi="Verdana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D920D4" w:rsidRPr="00E6269E">
        <w:rPr>
          <w:rFonts w:asciiTheme="minorHAnsi" w:hAnsiTheme="minorHAnsi" w:cstheme="minorHAnsi"/>
          <w:noProof/>
          <w:sz w:val="22"/>
          <w:szCs w:val="22"/>
          <w:lang w:eastAsia="it-IT"/>
        </w:rPr>
        <mc:AlternateContent>
          <mc:Choice Requires="wps">
            <w:drawing>
              <wp:anchor distT="468000" distB="0" distL="114300" distR="114300" simplePos="0" relativeHeight="251665408" behindDoc="0" locked="0" layoutInCell="1" allowOverlap="1" wp14:anchorId="7572C1E7" wp14:editId="4E85A05F">
                <wp:simplePos x="0" y="0"/>
                <wp:positionH relativeFrom="page">
                  <wp:posOffset>409575</wp:posOffset>
                </wp:positionH>
                <wp:positionV relativeFrom="margin">
                  <wp:posOffset>-1824355</wp:posOffset>
                </wp:positionV>
                <wp:extent cx="6876415" cy="1000125"/>
                <wp:effectExtent l="0" t="0" r="0" b="9525"/>
                <wp:wrapTight wrapText="left">
                  <wp:wrapPolygon edited="0">
                    <wp:start x="0" y="0"/>
                    <wp:lineTo x="0" y="21394"/>
                    <wp:lineTo x="21422" y="21394"/>
                    <wp:lineTo x="21422" y="0"/>
                    <wp:lineTo x="0" y="0"/>
                  </wp:wrapPolygon>
                </wp:wrapTight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6415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B0D987" w14:textId="77777777" w:rsidR="00E741C9" w:rsidRDefault="00E741C9" w:rsidP="00D920D4">
                            <w:pPr>
                              <w:rPr>
                                <w:rFonts w:ascii="Verdana" w:hAnsi="Verdana"/>
                                <w:sz w:val="22"/>
                              </w:rPr>
                            </w:pPr>
                          </w:p>
                          <w:tbl>
                            <w:tblPr>
                              <w:tblW w:w="10632" w:type="dxa"/>
                              <w:tblInd w:w="-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537"/>
                              <w:gridCol w:w="2153"/>
                              <w:gridCol w:w="3942"/>
                            </w:tblGrid>
                            <w:tr w:rsidR="00E741C9" w:rsidRPr="00FC3E85" w14:paraId="23D24FF7" w14:textId="77777777" w:rsidTr="00D920D4">
                              <w:tc>
                                <w:tcPr>
                                  <w:tcW w:w="4537" w:type="dxa"/>
                                  <w:shd w:val="clear" w:color="auto" w:fill="auto"/>
                                </w:tcPr>
                                <w:p w14:paraId="2495CD69" w14:textId="77777777" w:rsidR="00E741C9" w:rsidRPr="001373E5" w:rsidRDefault="00E741C9" w:rsidP="00D920D4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Prepared</w:t>
                                  </w:r>
                                  <w:r w:rsidRPr="0086407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 xml:space="preserve"> by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shd w:val="clear" w:color="auto" w:fill="auto"/>
                                </w:tcPr>
                                <w:p w14:paraId="21F605EB" w14:textId="77777777" w:rsidR="00E741C9" w:rsidRPr="001373E5" w:rsidRDefault="00E741C9" w:rsidP="00864075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Dat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e</w:t>
                                  </w: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42" w:type="dxa"/>
                                  <w:shd w:val="clear" w:color="auto" w:fill="auto"/>
                                </w:tcPr>
                                <w:p w14:paraId="764DDADD" w14:textId="77777777" w:rsidR="00E741C9" w:rsidRPr="001373E5" w:rsidRDefault="00E741C9" w:rsidP="00203A65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Role: ICT - Business</w:t>
                                  </w:r>
                                </w:p>
                              </w:tc>
                            </w:tr>
                            <w:tr w:rsidR="00E741C9" w:rsidRPr="00FC3E85" w14:paraId="55246C2A" w14:textId="77777777" w:rsidTr="00D920D4">
                              <w:tc>
                                <w:tcPr>
                                  <w:tcW w:w="4537" w:type="dxa"/>
                                  <w:shd w:val="clear" w:color="auto" w:fill="auto"/>
                                </w:tcPr>
                                <w:p w14:paraId="56527DFC" w14:textId="77777777" w:rsidR="00E741C9" w:rsidRPr="001373E5" w:rsidRDefault="00E741C9" w:rsidP="00D920D4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 w:rsidRPr="0086407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Verified by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shd w:val="clear" w:color="auto" w:fill="auto"/>
                                </w:tcPr>
                                <w:p w14:paraId="35B822C9" w14:textId="77777777" w:rsidR="00E741C9" w:rsidRPr="001373E5" w:rsidRDefault="00E741C9" w:rsidP="00864075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Dat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e</w:t>
                                  </w: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42" w:type="dxa"/>
                                  <w:shd w:val="clear" w:color="auto" w:fill="auto"/>
                                </w:tcPr>
                                <w:p w14:paraId="741B449F" w14:textId="77777777" w:rsidR="00E741C9" w:rsidRPr="001373E5" w:rsidRDefault="00E741C9" w:rsidP="00203A65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Role</w:t>
                                  </w: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 xml:space="preserve"> ICT - Business</w:t>
                                  </w:r>
                                </w:p>
                              </w:tc>
                            </w:tr>
                            <w:tr w:rsidR="00E741C9" w:rsidRPr="00FC3E85" w14:paraId="5D295231" w14:textId="77777777" w:rsidTr="00D920D4">
                              <w:tc>
                                <w:tcPr>
                                  <w:tcW w:w="4537" w:type="dxa"/>
                                  <w:shd w:val="clear" w:color="auto" w:fill="auto"/>
                                </w:tcPr>
                                <w:p w14:paraId="71567061" w14:textId="77777777" w:rsidR="00E741C9" w:rsidRPr="001373E5" w:rsidRDefault="00E741C9" w:rsidP="00D920D4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 w:rsidRPr="0086407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Approved by</w:t>
                                  </w: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shd w:val="clear" w:color="auto" w:fill="auto"/>
                                </w:tcPr>
                                <w:p w14:paraId="1C223360" w14:textId="77777777" w:rsidR="00E741C9" w:rsidRPr="001373E5" w:rsidRDefault="00E741C9" w:rsidP="00864075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Dat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e</w:t>
                                  </w: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942" w:type="dxa"/>
                                  <w:shd w:val="clear" w:color="auto" w:fill="auto"/>
                                </w:tcPr>
                                <w:p w14:paraId="6719A059" w14:textId="77777777" w:rsidR="00E741C9" w:rsidRPr="001373E5" w:rsidRDefault="00E741C9" w:rsidP="00D920D4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</w:pP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Role</w:t>
                                  </w:r>
                                  <w:r w:rsidRPr="001373E5"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>:</w:t>
                                  </w:r>
                                  <w:r>
                                    <w:rPr>
                                      <w:rFonts w:cs="EniExpBold"/>
                                      <w:bCs/>
                                      <w:color w:val="7F7F7F"/>
                                      <w:lang w:eastAsia="it-IT"/>
                                    </w:rPr>
                                    <w:t xml:space="preserve"> </w:t>
                                  </w:r>
                                  <w:r w:rsidRPr="00C5664E">
                                    <w:rPr>
                                      <w:rFonts w:cs="EniExpBold"/>
                                      <w:bCs/>
                                      <w:color w:val="7F7F7F"/>
                                      <w:lang w:val="en-US" w:eastAsia="it-IT"/>
                                    </w:rPr>
                                    <w:t>Project Executive</w:t>
                                  </w:r>
                                </w:p>
                              </w:tc>
                            </w:tr>
                          </w:tbl>
                          <w:p w14:paraId="1543162B" w14:textId="77777777" w:rsidR="00E741C9" w:rsidRPr="00C66787" w:rsidRDefault="00E741C9" w:rsidP="00D920D4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lang w:eastAsia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72C1E7" id="Casella di testo 2" o:spid="_x0000_s1030" type="#_x0000_t202" style="position:absolute;left:0;text-align:left;margin-left:32.25pt;margin-top:-143.65pt;width:541.45pt;height:78.75pt;z-index:251665408;visibility:visible;mso-wrap-style:square;mso-width-percent:0;mso-height-percent:0;mso-wrap-distance-left:9pt;mso-wrap-distance-top:13mm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" filled="f" stroked="f">
                <v:textbox inset="0,0,,0">
                  <w:txbxContent>
                    <w:p w14:paraId="1DB0D987" w14:textId="77777777" w:rsidR="00E741C9" w:rsidRDefault="00E741C9" w:rsidP="00D920D4">
                      <w:pPr>
                        <w:rPr>
                          <w:rFonts w:ascii="Verdana" w:hAnsi="Verdana"/>
                          <w:sz w:val="22"/>
                        </w:rPr>
                      </w:pPr>
                    </w:p>
                    <w:tbl>
                      <w:tblPr>
                        <w:tblW w:w="10632" w:type="dxa"/>
                        <w:tblInd w:w="-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537"/>
                        <w:gridCol w:w="2153"/>
                        <w:gridCol w:w="3942"/>
                      </w:tblGrid>
                      <w:tr w:rsidR="00E741C9" w:rsidRPr="00FC3E85" w14:paraId="23D24FF7" w14:textId="77777777" w:rsidTr="00D920D4">
                        <w:tc>
                          <w:tcPr>
                            <w:tcW w:w="4537" w:type="dxa"/>
                            <w:shd w:val="clear" w:color="auto" w:fill="auto"/>
                          </w:tcPr>
                          <w:p w14:paraId="2495CD69" w14:textId="77777777" w:rsidR="00E741C9" w:rsidRPr="001373E5" w:rsidRDefault="00E741C9" w:rsidP="00D920D4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Prepared</w:t>
                            </w:r>
                            <w:r w:rsidRPr="0086407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 xml:space="preserve"> by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153" w:type="dxa"/>
                            <w:shd w:val="clear" w:color="auto" w:fill="auto"/>
                          </w:tcPr>
                          <w:p w14:paraId="21F605EB" w14:textId="77777777" w:rsidR="00E741C9" w:rsidRPr="001373E5" w:rsidRDefault="00E741C9" w:rsidP="00864075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Dat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e</w:t>
                            </w: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42" w:type="dxa"/>
                            <w:shd w:val="clear" w:color="auto" w:fill="auto"/>
                          </w:tcPr>
                          <w:p w14:paraId="764DDADD" w14:textId="77777777" w:rsidR="00E741C9" w:rsidRPr="001373E5" w:rsidRDefault="00E741C9" w:rsidP="00203A65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Role: ICT - Business</w:t>
                            </w:r>
                          </w:p>
                        </w:tc>
                      </w:tr>
                      <w:tr w:rsidR="00E741C9" w:rsidRPr="00FC3E85" w14:paraId="55246C2A" w14:textId="77777777" w:rsidTr="00D920D4">
                        <w:tc>
                          <w:tcPr>
                            <w:tcW w:w="4537" w:type="dxa"/>
                            <w:shd w:val="clear" w:color="auto" w:fill="auto"/>
                          </w:tcPr>
                          <w:p w14:paraId="56527DFC" w14:textId="77777777" w:rsidR="00E741C9" w:rsidRPr="001373E5" w:rsidRDefault="00E741C9" w:rsidP="00D920D4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 w:rsidRPr="0086407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Verified by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153" w:type="dxa"/>
                            <w:shd w:val="clear" w:color="auto" w:fill="auto"/>
                          </w:tcPr>
                          <w:p w14:paraId="35B822C9" w14:textId="77777777" w:rsidR="00E741C9" w:rsidRPr="001373E5" w:rsidRDefault="00E741C9" w:rsidP="00864075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Dat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e</w:t>
                            </w: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42" w:type="dxa"/>
                            <w:shd w:val="clear" w:color="auto" w:fill="auto"/>
                          </w:tcPr>
                          <w:p w14:paraId="741B449F" w14:textId="77777777" w:rsidR="00E741C9" w:rsidRPr="001373E5" w:rsidRDefault="00E741C9" w:rsidP="00203A65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Role</w:t>
                            </w: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 xml:space="preserve"> ICT - Business</w:t>
                            </w:r>
                          </w:p>
                        </w:tc>
                      </w:tr>
                      <w:tr w:rsidR="00E741C9" w:rsidRPr="00FC3E85" w14:paraId="5D295231" w14:textId="77777777" w:rsidTr="00D920D4">
                        <w:tc>
                          <w:tcPr>
                            <w:tcW w:w="4537" w:type="dxa"/>
                            <w:shd w:val="clear" w:color="auto" w:fill="auto"/>
                          </w:tcPr>
                          <w:p w14:paraId="71567061" w14:textId="77777777" w:rsidR="00E741C9" w:rsidRPr="001373E5" w:rsidRDefault="00E741C9" w:rsidP="00D920D4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 w:rsidRPr="0086407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Approved by</w:t>
                            </w: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153" w:type="dxa"/>
                            <w:shd w:val="clear" w:color="auto" w:fill="auto"/>
                          </w:tcPr>
                          <w:p w14:paraId="1C223360" w14:textId="77777777" w:rsidR="00E741C9" w:rsidRPr="001373E5" w:rsidRDefault="00E741C9" w:rsidP="00864075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Dat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e</w:t>
                            </w: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942" w:type="dxa"/>
                            <w:shd w:val="clear" w:color="auto" w:fill="auto"/>
                          </w:tcPr>
                          <w:p w14:paraId="6719A059" w14:textId="77777777" w:rsidR="00E741C9" w:rsidRPr="001373E5" w:rsidRDefault="00E741C9" w:rsidP="00D920D4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</w:pP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Role</w:t>
                            </w:r>
                            <w:r w:rsidRPr="001373E5"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>:</w:t>
                            </w:r>
                            <w:r>
                              <w:rPr>
                                <w:rFonts w:cs="EniExpBold"/>
                                <w:bCs/>
                                <w:color w:val="7F7F7F"/>
                                <w:lang w:eastAsia="it-IT"/>
                              </w:rPr>
                              <w:t xml:space="preserve"> </w:t>
                            </w:r>
                            <w:r w:rsidRPr="00C5664E">
                              <w:rPr>
                                <w:rFonts w:cs="EniExpBold"/>
                                <w:bCs/>
                                <w:color w:val="7F7F7F"/>
                                <w:lang w:val="en-US" w:eastAsia="it-IT"/>
                              </w:rPr>
                              <w:t>Project Executive</w:t>
                            </w:r>
                          </w:p>
                        </w:tc>
                      </w:tr>
                    </w:tbl>
                    <w:p w14:paraId="1543162B" w14:textId="77777777" w:rsidR="00E741C9" w:rsidRPr="00C66787" w:rsidRDefault="00E741C9" w:rsidP="00D920D4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lang w:eastAsia="it-IT"/>
                        </w:rPr>
                      </w:pPr>
                    </w:p>
                  </w:txbxContent>
                </v:textbox>
                <w10:wrap type="tight" side="left" anchorx="page" anchory="margin"/>
              </v:shape>
            </w:pict>
          </mc:Fallback>
        </mc:AlternateContent>
      </w:r>
    </w:p>
    <w:p w14:paraId="2764D949" w14:textId="77777777" w:rsidR="002D454D" w:rsidRPr="00E6269E" w:rsidRDefault="000A5BEB" w:rsidP="00B839DF">
      <w:pPr>
        <w:pStyle w:val="ENItesto"/>
        <w:spacing w:before="120"/>
        <w:rPr>
          <w:rFonts w:asciiTheme="minorHAnsi" w:hAnsiTheme="minorHAnsi" w:cstheme="minorHAnsi"/>
          <w:b/>
          <w:bCs/>
          <w:color w:val="7F7F7F"/>
          <w:lang w:eastAsia="it-IT"/>
        </w:rPr>
      </w:pPr>
      <w:r w:rsidRPr="00E6269E">
        <w:rPr>
          <w:rFonts w:asciiTheme="minorHAnsi" w:hAnsiTheme="minorHAnsi" w:cstheme="minorHAnsi"/>
          <w:b/>
          <w:bCs/>
          <w:color w:val="7F7F7F"/>
          <w:lang w:eastAsia="it-IT"/>
        </w:rPr>
        <w:lastRenderedPageBreak/>
        <w:t>Versions history</w:t>
      </w:r>
    </w:p>
    <w:p w14:paraId="62F085BB" w14:textId="77777777" w:rsidR="00D920D4" w:rsidRPr="00E6269E" w:rsidRDefault="00D920D4" w:rsidP="00B839DF">
      <w:pPr>
        <w:pStyle w:val="ENItesto"/>
        <w:rPr>
          <w:rFonts w:asciiTheme="minorHAnsi" w:hAnsiTheme="minorHAnsi" w:cstheme="minorHAnsi"/>
        </w:rPr>
      </w:pPr>
    </w:p>
    <w:tbl>
      <w:tblPr>
        <w:tblW w:w="9781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279"/>
        <w:gridCol w:w="1958"/>
        <w:gridCol w:w="2694"/>
      </w:tblGrid>
      <w:tr w:rsidR="00D920D4" w:rsidRPr="00E6269E" w14:paraId="1F11AB2E" w14:textId="77777777" w:rsidTr="003739D1">
        <w:tc>
          <w:tcPr>
            <w:tcW w:w="850" w:type="dxa"/>
            <w:shd w:val="pct15" w:color="auto" w:fill="FFFFFF"/>
          </w:tcPr>
          <w:p w14:paraId="40474A53" w14:textId="77777777" w:rsidR="00D920D4" w:rsidRPr="00E6269E" w:rsidRDefault="002D454D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Ver</w:t>
            </w:r>
            <w:r w:rsidR="00D920D4"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.</w:t>
            </w:r>
          </w:p>
        </w:tc>
        <w:tc>
          <w:tcPr>
            <w:tcW w:w="4279" w:type="dxa"/>
            <w:shd w:val="pct15" w:color="auto" w:fill="FFFFFF"/>
          </w:tcPr>
          <w:p w14:paraId="09FB2181" w14:textId="77777777" w:rsidR="00D920D4" w:rsidRPr="00E6269E" w:rsidRDefault="00864075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Description</w:t>
            </w:r>
          </w:p>
        </w:tc>
        <w:tc>
          <w:tcPr>
            <w:tcW w:w="1958" w:type="dxa"/>
            <w:shd w:val="pct15" w:color="auto" w:fill="FFFFFF"/>
          </w:tcPr>
          <w:p w14:paraId="0241130E" w14:textId="77777777" w:rsidR="00D920D4" w:rsidRPr="00E6269E" w:rsidRDefault="00D920D4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Dat</w:t>
            </w:r>
            <w:r w:rsidR="00864075"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e</w:t>
            </w:r>
          </w:p>
        </w:tc>
        <w:tc>
          <w:tcPr>
            <w:tcW w:w="2694" w:type="dxa"/>
            <w:shd w:val="pct15" w:color="auto" w:fill="FFFFFF"/>
          </w:tcPr>
          <w:p w14:paraId="1584B49D" w14:textId="77777777" w:rsidR="00D920D4" w:rsidRPr="00E6269E" w:rsidRDefault="00D920D4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Aut</w:t>
            </w:r>
            <w:r w:rsidR="00864075"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h</w:t>
            </w:r>
            <w:r w:rsidRPr="00E6269E">
              <w:rPr>
                <w:rFonts w:asciiTheme="minorHAnsi" w:hAnsiTheme="minorHAnsi" w:cstheme="minorHAnsi"/>
                <w:b/>
                <w:bCs/>
                <w:color w:val="7F7F7F"/>
                <w:lang w:eastAsia="it-IT"/>
              </w:rPr>
              <w:t>or</w:t>
            </w:r>
          </w:p>
        </w:tc>
      </w:tr>
      <w:tr w:rsidR="00D920D4" w:rsidRPr="00E6269E" w14:paraId="4F8259D4" w14:textId="77777777" w:rsidTr="003739D1">
        <w:trPr>
          <w:trHeight w:val="326"/>
        </w:trPr>
        <w:tc>
          <w:tcPr>
            <w:tcW w:w="850" w:type="dxa"/>
          </w:tcPr>
          <w:p w14:paraId="03E0BA6A" w14:textId="77777777" w:rsidR="00D920D4" w:rsidRPr="00E6269E" w:rsidRDefault="00847B25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01</w:t>
            </w:r>
          </w:p>
        </w:tc>
        <w:tc>
          <w:tcPr>
            <w:tcW w:w="4279" w:type="dxa"/>
          </w:tcPr>
          <w:p w14:paraId="5F5C188C" w14:textId="77777777" w:rsidR="00D920D4" w:rsidRPr="00E6269E" w:rsidRDefault="009D1527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Stesura documento</w:t>
            </w:r>
          </w:p>
        </w:tc>
        <w:tc>
          <w:tcPr>
            <w:tcW w:w="1958" w:type="dxa"/>
          </w:tcPr>
          <w:p w14:paraId="6B269ADC" w14:textId="3A8242D4" w:rsidR="00D920D4" w:rsidRPr="00E6269E" w:rsidRDefault="003F13EB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  <w:r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20</w:t>
            </w:r>
            <w:r w:rsidR="00BD7996" w:rsidRPr="00E6269E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/</w:t>
            </w:r>
            <w:r w:rsidR="00517E11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0</w:t>
            </w:r>
            <w:r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1</w:t>
            </w:r>
            <w:r w:rsidR="00BD7996" w:rsidRPr="00E6269E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/20</w:t>
            </w:r>
            <w:r w:rsidR="005E2725" w:rsidRPr="00E6269E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2</w:t>
            </w:r>
            <w:r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1</w:t>
            </w:r>
          </w:p>
        </w:tc>
        <w:tc>
          <w:tcPr>
            <w:tcW w:w="2694" w:type="dxa"/>
          </w:tcPr>
          <w:p w14:paraId="430FC842" w14:textId="77777777" w:rsidR="00D920D4" w:rsidRPr="00E6269E" w:rsidRDefault="009D1527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  <w:r w:rsidRPr="00E6269E">
              <w:rPr>
                <w:rFonts w:asciiTheme="minorHAnsi" w:hAnsiTheme="minorHAnsi" w:cstheme="minorHAnsi"/>
                <w:bCs/>
                <w:color w:val="7F7F7F"/>
                <w:lang w:eastAsia="it-IT"/>
              </w:rPr>
              <w:t>GdL Reply</w:t>
            </w:r>
          </w:p>
        </w:tc>
      </w:tr>
      <w:tr w:rsidR="00F26C40" w:rsidRPr="00E6269E" w14:paraId="33DEFED6" w14:textId="77777777" w:rsidTr="003739D1">
        <w:trPr>
          <w:trHeight w:val="326"/>
        </w:trPr>
        <w:tc>
          <w:tcPr>
            <w:tcW w:w="850" w:type="dxa"/>
          </w:tcPr>
          <w:p w14:paraId="799197A3" w14:textId="01103990" w:rsidR="00F26C40" w:rsidRPr="00E6269E" w:rsidRDefault="00991148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  <w:ins w:id="18" w:author="Torrente Alessandra" w:date="2021-04-19T10:21:00Z">
              <w:r>
                <w:rPr>
                  <w:rFonts w:asciiTheme="minorHAnsi" w:hAnsiTheme="minorHAnsi" w:cstheme="minorHAnsi"/>
                  <w:bCs/>
                  <w:color w:val="7F7F7F"/>
                  <w:lang w:eastAsia="it-IT"/>
                </w:rPr>
                <w:t>02</w:t>
              </w:r>
            </w:ins>
          </w:p>
        </w:tc>
        <w:tc>
          <w:tcPr>
            <w:tcW w:w="4279" w:type="dxa"/>
          </w:tcPr>
          <w:p w14:paraId="61734771" w14:textId="2C0B7BAB" w:rsidR="00F26C40" w:rsidRPr="00E6269E" w:rsidRDefault="00991148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  <w:ins w:id="19" w:author="Torrente Alessandra" w:date="2021-04-19T10:21:00Z">
              <w:r>
                <w:rPr>
                  <w:rFonts w:asciiTheme="minorHAnsi" w:hAnsiTheme="minorHAnsi" w:cstheme="minorHAnsi"/>
                  <w:bCs/>
                  <w:color w:val="7F7F7F"/>
                  <w:lang w:eastAsia="it-IT"/>
                </w:rPr>
                <w:t>Integrazione requisiti EM057a</w:t>
              </w:r>
            </w:ins>
          </w:p>
        </w:tc>
        <w:tc>
          <w:tcPr>
            <w:tcW w:w="1958" w:type="dxa"/>
          </w:tcPr>
          <w:p w14:paraId="1E88A460" w14:textId="3EFD746C" w:rsidR="00F26C40" w:rsidRDefault="00991148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  <w:ins w:id="20" w:author="Torrente Alessandra" w:date="2021-04-19T10:21:00Z">
              <w:r>
                <w:rPr>
                  <w:rFonts w:asciiTheme="minorHAnsi" w:hAnsiTheme="minorHAnsi" w:cstheme="minorHAnsi"/>
                  <w:bCs/>
                  <w:color w:val="7F7F7F"/>
                  <w:lang w:eastAsia="it-IT"/>
                </w:rPr>
                <w:t>19/04/2021</w:t>
              </w:r>
            </w:ins>
          </w:p>
        </w:tc>
        <w:tc>
          <w:tcPr>
            <w:tcW w:w="2694" w:type="dxa"/>
          </w:tcPr>
          <w:p w14:paraId="7B16C70C" w14:textId="685850B8" w:rsidR="00F26C40" w:rsidRPr="00E6269E" w:rsidRDefault="00991148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  <w:ins w:id="21" w:author="Torrente Alessandra" w:date="2021-04-19T10:21:00Z">
              <w:r>
                <w:rPr>
                  <w:rFonts w:asciiTheme="minorHAnsi" w:hAnsiTheme="minorHAnsi" w:cstheme="minorHAnsi"/>
                  <w:bCs/>
                  <w:color w:val="7F7F7F"/>
                  <w:lang w:eastAsia="it-IT"/>
                </w:rPr>
                <w:t>GdL Reply</w:t>
              </w:r>
            </w:ins>
          </w:p>
        </w:tc>
      </w:tr>
      <w:tr w:rsidR="008C6091" w:rsidRPr="00E6269E" w14:paraId="481F8C48" w14:textId="77777777" w:rsidTr="003739D1">
        <w:trPr>
          <w:trHeight w:val="326"/>
        </w:trPr>
        <w:tc>
          <w:tcPr>
            <w:tcW w:w="850" w:type="dxa"/>
          </w:tcPr>
          <w:p w14:paraId="61D6195A" w14:textId="324A8EAA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4279" w:type="dxa"/>
          </w:tcPr>
          <w:p w14:paraId="6D977114" w14:textId="1D9ED88C" w:rsidR="00B50693" w:rsidRPr="00877F36" w:rsidRDefault="00B50693" w:rsidP="00877F36"/>
        </w:tc>
        <w:tc>
          <w:tcPr>
            <w:tcW w:w="1958" w:type="dxa"/>
          </w:tcPr>
          <w:p w14:paraId="65D9EEDF" w14:textId="19ED1275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2694" w:type="dxa"/>
          </w:tcPr>
          <w:p w14:paraId="74ADBC59" w14:textId="36E9E2D4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</w:tr>
      <w:tr w:rsidR="008C6091" w:rsidRPr="00E6269E" w14:paraId="0B4AED26" w14:textId="77777777" w:rsidTr="003739D1">
        <w:trPr>
          <w:trHeight w:val="326"/>
        </w:trPr>
        <w:tc>
          <w:tcPr>
            <w:tcW w:w="850" w:type="dxa"/>
          </w:tcPr>
          <w:p w14:paraId="7D5579FF" w14:textId="77777777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4279" w:type="dxa"/>
          </w:tcPr>
          <w:p w14:paraId="533635A7" w14:textId="77777777" w:rsidR="008C6091" w:rsidRDefault="008C6091" w:rsidP="00B01D35">
            <w:pPr>
              <w:pStyle w:val="Heading3"/>
              <w:numPr>
                <w:ilvl w:val="0"/>
                <w:numId w:val="0"/>
              </w:numPr>
              <w:rPr>
                <w:lang w:eastAsia="it-IT"/>
              </w:rPr>
            </w:pPr>
          </w:p>
        </w:tc>
        <w:tc>
          <w:tcPr>
            <w:tcW w:w="1958" w:type="dxa"/>
          </w:tcPr>
          <w:p w14:paraId="61B537FC" w14:textId="77777777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2694" w:type="dxa"/>
          </w:tcPr>
          <w:p w14:paraId="0031A31B" w14:textId="77777777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</w:tr>
      <w:tr w:rsidR="008C6091" w:rsidRPr="00E6269E" w14:paraId="4BF9E546" w14:textId="77777777" w:rsidTr="003739D1">
        <w:trPr>
          <w:trHeight w:val="326"/>
        </w:trPr>
        <w:tc>
          <w:tcPr>
            <w:tcW w:w="850" w:type="dxa"/>
          </w:tcPr>
          <w:p w14:paraId="54786FF8" w14:textId="77777777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4279" w:type="dxa"/>
          </w:tcPr>
          <w:p w14:paraId="2B6C68E8" w14:textId="77777777" w:rsidR="008C6091" w:rsidRDefault="008C6091" w:rsidP="00B01D35">
            <w:pPr>
              <w:pStyle w:val="Heading3"/>
              <w:numPr>
                <w:ilvl w:val="0"/>
                <w:numId w:val="0"/>
              </w:numPr>
              <w:rPr>
                <w:lang w:eastAsia="it-IT"/>
              </w:rPr>
            </w:pPr>
          </w:p>
        </w:tc>
        <w:tc>
          <w:tcPr>
            <w:tcW w:w="1958" w:type="dxa"/>
          </w:tcPr>
          <w:p w14:paraId="79016571" w14:textId="77777777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  <w:tc>
          <w:tcPr>
            <w:tcW w:w="2694" w:type="dxa"/>
          </w:tcPr>
          <w:p w14:paraId="459DA619" w14:textId="77777777" w:rsidR="008C6091" w:rsidRDefault="008C6091" w:rsidP="00B839DF">
            <w:pPr>
              <w:pStyle w:val="ENItesto"/>
              <w:spacing w:before="60" w:after="60" w:line="240" w:lineRule="auto"/>
              <w:rPr>
                <w:rFonts w:asciiTheme="minorHAnsi" w:hAnsiTheme="minorHAnsi" w:cstheme="minorHAnsi"/>
                <w:bCs/>
                <w:color w:val="7F7F7F"/>
                <w:lang w:eastAsia="it-IT"/>
              </w:rPr>
            </w:pPr>
          </w:p>
        </w:tc>
      </w:tr>
    </w:tbl>
    <w:p w14:paraId="09E36340" w14:textId="77777777" w:rsidR="008F3B43" w:rsidRPr="00E6269E" w:rsidRDefault="008F3B43" w:rsidP="00B839DF">
      <w:pPr>
        <w:pStyle w:val="ENItesto"/>
        <w:spacing w:before="120"/>
        <w:rPr>
          <w:rFonts w:asciiTheme="minorHAnsi" w:hAnsiTheme="minorHAnsi" w:cstheme="minorHAnsi"/>
          <w:b/>
          <w:bCs/>
          <w:color w:val="7F7F7F"/>
          <w:lang w:eastAsia="it-IT"/>
        </w:rPr>
      </w:pPr>
    </w:p>
    <w:p w14:paraId="7363429F" w14:textId="77777777" w:rsidR="008F3B43" w:rsidRPr="00E6269E" w:rsidRDefault="008F3B43" w:rsidP="00B839DF">
      <w:pPr>
        <w:pStyle w:val="ENItesto"/>
        <w:spacing w:before="120"/>
        <w:rPr>
          <w:rFonts w:asciiTheme="minorHAnsi" w:hAnsiTheme="minorHAnsi" w:cstheme="minorHAnsi"/>
          <w:b/>
          <w:bCs/>
          <w:color w:val="7F7F7F"/>
          <w:lang w:eastAsia="it-IT"/>
        </w:rPr>
      </w:pPr>
    </w:p>
    <w:p w14:paraId="41FFCCB1" w14:textId="77777777" w:rsidR="008F3B43" w:rsidRPr="00E6269E" w:rsidRDefault="008F3B43" w:rsidP="00B839DF">
      <w:pPr>
        <w:pStyle w:val="ENItesto"/>
        <w:spacing w:before="120"/>
        <w:rPr>
          <w:rFonts w:asciiTheme="minorHAnsi" w:hAnsiTheme="minorHAnsi" w:cstheme="minorHAnsi"/>
          <w:b/>
          <w:bCs/>
          <w:color w:val="7F7F7F"/>
          <w:lang w:eastAsia="it-IT"/>
        </w:rPr>
      </w:pPr>
    </w:p>
    <w:p w14:paraId="0D5C70C1" w14:textId="77777777" w:rsidR="00272159" w:rsidRPr="00E6269E" w:rsidRDefault="00272159" w:rsidP="00B839DF">
      <w:pPr>
        <w:pStyle w:val="ENItesto"/>
        <w:spacing w:before="120"/>
        <w:rPr>
          <w:rFonts w:asciiTheme="minorHAnsi" w:hAnsiTheme="minorHAnsi" w:cstheme="minorHAnsi"/>
        </w:rPr>
      </w:pPr>
    </w:p>
    <w:p w14:paraId="2E5E5669" w14:textId="77777777" w:rsidR="00272159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425B9C1" w14:textId="77777777" w:rsidR="00272159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654297B" w14:textId="77777777" w:rsidR="00272159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5C84400" w14:textId="77777777" w:rsidR="00272159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EE5988E" w14:textId="77777777" w:rsidR="00272159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91A5049" w14:textId="77777777" w:rsidR="00272159" w:rsidRPr="00E6269E" w:rsidRDefault="00272159" w:rsidP="00B839D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E5894D4" w14:textId="537262DB" w:rsidR="00186D0A" w:rsidRDefault="00186D0A" w:rsidP="00B839DF">
      <w:pPr>
        <w:pStyle w:val="ENItesto"/>
        <w:tabs>
          <w:tab w:val="left" w:pos="2150"/>
        </w:tabs>
        <w:spacing w:before="120"/>
        <w:rPr>
          <w:rFonts w:asciiTheme="minorHAnsi" w:hAnsiTheme="minorHAnsi" w:cstheme="minorHAnsi"/>
        </w:rPr>
      </w:pPr>
    </w:p>
    <w:p w14:paraId="009F6E8F" w14:textId="77777777" w:rsidR="00D920D4" w:rsidRPr="00E6269E" w:rsidRDefault="00D920D4" w:rsidP="00B839DF">
      <w:pPr>
        <w:pStyle w:val="ENItesto"/>
        <w:spacing w:before="120"/>
        <w:rPr>
          <w:rFonts w:asciiTheme="minorHAnsi" w:hAnsiTheme="minorHAnsi" w:cstheme="minorHAnsi"/>
          <w:b/>
          <w:bCs/>
          <w:color w:val="7F7F7F"/>
          <w:lang w:eastAsia="it-IT"/>
        </w:rPr>
      </w:pPr>
      <w:r w:rsidRPr="000344DB">
        <w:br w:type="page"/>
      </w:r>
      <w:r w:rsidR="00097F44" w:rsidRPr="00E6269E">
        <w:rPr>
          <w:rFonts w:asciiTheme="minorHAnsi" w:hAnsiTheme="minorHAnsi" w:cstheme="minorHAnsi"/>
          <w:b/>
          <w:bCs/>
          <w:color w:val="7F7F7F"/>
          <w:lang w:eastAsia="it-IT"/>
        </w:rPr>
        <w:lastRenderedPageBreak/>
        <w:t>Sommario</w:t>
      </w:r>
    </w:p>
    <w:p w14:paraId="17525E23" w14:textId="77777777" w:rsidR="00D920D4" w:rsidRPr="00E6269E" w:rsidRDefault="00D920D4" w:rsidP="00B839DF">
      <w:pPr>
        <w:spacing w:after="120" w:line="312" w:lineRule="auto"/>
        <w:jc w:val="both"/>
        <w:rPr>
          <w:rFonts w:asciiTheme="minorHAnsi" w:hAnsiTheme="minorHAnsi" w:cstheme="minorHAnsi"/>
          <w:color w:val="333399"/>
          <w:sz w:val="22"/>
          <w:szCs w:val="22"/>
        </w:rPr>
      </w:pPr>
    </w:p>
    <w:p w14:paraId="732DCF75" w14:textId="3B0BE096" w:rsidR="00464A66" w:rsidRDefault="000664AA">
      <w:pPr>
        <w:pStyle w:val="TOC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r w:rsidRPr="00E6269E">
        <w:rPr>
          <w:rFonts w:asciiTheme="minorHAnsi" w:hAnsiTheme="minorHAnsi" w:cstheme="minorHAnsi"/>
          <w:sz w:val="24"/>
          <w:szCs w:val="22"/>
        </w:rPr>
        <w:fldChar w:fldCharType="begin"/>
      </w:r>
      <w:r w:rsidRPr="00E6269E">
        <w:rPr>
          <w:rFonts w:asciiTheme="minorHAnsi" w:hAnsiTheme="minorHAnsi" w:cstheme="minorHAnsi"/>
          <w:szCs w:val="22"/>
        </w:rPr>
        <w:instrText xml:space="preserve"> TOC \o "1-5" \h \z \u </w:instrText>
      </w:r>
      <w:r w:rsidRPr="00E6269E">
        <w:rPr>
          <w:rFonts w:asciiTheme="minorHAnsi" w:hAnsiTheme="minorHAnsi" w:cstheme="minorHAnsi"/>
          <w:sz w:val="24"/>
          <w:szCs w:val="22"/>
        </w:rPr>
        <w:fldChar w:fldCharType="separate"/>
      </w:r>
      <w:hyperlink w:anchor="_Toc69807205" w:history="1">
        <w:r w:rsidR="00464A66" w:rsidRPr="002C6E70">
          <w:rPr>
            <w:rStyle w:val="Hyperlink"/>
            <w:noProof/>
          </w:rPr>
          <w:t>1</w:t>
        </w:r>
        <w:r w:rsidR="00464A66"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="00464A66" w:rsidRPr="002C6E70">
          <w:rPr>
            <w:rStyle w:val="Hyperlink"/>
            <w:noProof/>
          </w:rPr>
          <w:t>Introduzione</w:t>
        </w:r>
        <w:r w:rsidR="00464A66">
          <w:rPr>
            <w:noProof/>
            <w:webHidden/>
          </w:rPr>
          <w:tab/>
        </w:r>
        <w:r w:rsidR="00464A66">
          <w:rPr>
            <w:noProof/>
            <w:webHidden/>
          </w:rPr>
          <w:fldChar w:fldCharType="begin"/>
        </w:r>
        <w:r w:rsidR="00464A66">
          <w:rPr>
            <w:noProof/>
            <w:webHidden/>
          </w:rPr>
          <w:instrText xml:space="preserve"> PAGEREF _Toc69807205 \h </w:instrText>
        </w:r>
        <w:r w:rsidR="00464A66">
          <w:rPr>
            <w:noProof/>
            <w:webHidden/>
          </w:rPr>
        </w:r>
        <w:r w:rsidR="00464A66">
          <w:rPr>
            <w:noProof/>
            <w:webHidden/>
          </w:rPr>
          <w:fldChar w:fldCharType="separate"/>
        </w:r>
        <w:r w:rsidR="00464A66">
          <w:rPr>
            <w:noProof/>
            <w:webHidden/>
          </w:rPr>
          <w:t>4</w:t>
        </w:r>
        <w:r w:rsidR="00464A66">
          <w:rPr>
            <w:noProof/>
            <w:webHidden/>
          </w:rPr>
          <w:fldChar w:fldCharType="end"/>
        </w:r>
      </w:hyperlink>
    </w:p>
    <w:p w14:paraId="3F7CA12F" w14:textId="561A141D" w:rsidR="00464A66" w:rsidRDefault="00464A66">
      <w:pPr>
        <w:pStyle w:val="TOC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9807206" w:history="1">
        <w:r w:rsidRPr="002C6E7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Requisiti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404E49" w14:textId="48923F0E" w:rsidR="00464A66" w:rsidRDefault="00464A66">
      <w:pPr>
        <w:pStyle w:val="TOC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9807207" w:history="1">
        <w:r w:rsidRPr="002C6E7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Interventi sui sistemi CRM EMMA e MyMulticard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080190" w14:textId="765858A8" w:rsidR="00464A66" w:rsidRDefault="00464A66">
      <w:pPr>
        <w:pStyle w:val="TOC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9807208" w:history="1">
        <w:r w:rsidRPr="002C6E7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Portale MyMulticard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30D040" w14:textId="06E0B28D" w:rsidR="00464A66" w:rsidRDefault="00464A66">
      <w:pPr>
        <w:pStyle w:val="TOC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9807209" w:history="1">
        <w:r w:rsidRPr="002C6E70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Adesione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B1E00C" w14:textId="36BCF0F3" w:rsidR="00464A66" w:rsidRDefault="00464A66">
      <w:pPr>
        <w:pStyle w:val="TOC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14" w:history="1">
        <w:r w:rsidRPr="002C6E70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Adesione – AS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ECFA10" w14:textId="2D002479" w:rsidR="00464A66" w:rsidRDefault="00464A66">
      <w:pPr>
        <w:pStyle w:val="TOC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15" w:history="1">
        <w:r w:rsidRPr="002C6E70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Adesione – TO 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41F927" w14:textId="689E0F51" w:rsidR="00464A66" w:rsidRDefault="00464A66">
      <w:pPr>
        <w:pStyle w:val="TOC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9807216" w:history="1">
        <w:r w:rsidRPr="002C6E70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Modifica dati bancari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000FA2" w14:textId="78891660" w:rsidR="00464A66" w:rsidRDefault="00464A66">
      <w:pPr>
        <w:pStyle w:val="TOC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19" w:history="1">
        <w:r w:rsidRPr="002C6E70">
          <w:rPr>
            <w:rStyle w:val="Hyperlink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Modifica dati bancari - AS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6471BF" w14:textId="7382E0D3" w:rsidR="00464A66" w:rsidRDefault="00464A66">
      <w:pPr>
        <w:pStyle w:val="TOC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20" w:history="1">
        <w:r w:rsidRPr="002C6E70">
          <w:rPr>
            <w:rStyle w:val="Hyperlink"/>
            <w:noProof/>
          </w:rPr>
          <w:t>4.2.2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Modifica dati bancari - TO 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6C998E" w14:textId="51E69FC8" w:rsidR="00464A66" w:rsidRDefault="00464A66">
      <w:pPr>
        <w:pStyle w:val="TOC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9807221" w:history="1">
        <w:r w:rsidRPr="002C6E7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CRM EMMA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4BCF61" w14:textId="6B04B92E" w:rsidR="00464A66" w:rsidRDefault="00464A66">
      <w:pPr>
        <w:pStyle w:val="TOC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9807223" w:history="1">
        <w:r w:rsidRPr="002C6E70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Modifica logiche/vincoli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5F7A35" w14:textId="0A9815F5" w:rsidR="00464A66" w:rsidRDefault="00464A66">
      <w:pPr>
        <w:pStyle w:val="TOC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24" w:history="1">
        <w:r w:rsidRPr="002C6E70">
          <w:rPr>
            <w:rStyle w:val="Hyperlink"/>
            <w:noProof/>
          </w:rPr>
          <w:t>5.1.1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Modifica logiche e vincoli campo IBAN (maschere, task UI e processi)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DFFF0C" w14:textId="262CEDCD" w:rsidR="00464A66" w:rsidRDefault="00464A66">
      <w:pPr>
        <w:pStyle w:val="TOC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25" w:history="1">
        <w:r w:rsidRPr="002C6E70">
          <w:rPr>
            <w:rStyle w:val="Hyperlink"/>
            <w:rFonts w:cstheme="majorHAnsi"/>
            <w:noProof/>
          </w:rPr>
          <w:t>5.1.1.1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Sottoscrizione</w:t>
        </w:r>
        <w:r w:rsidRPr="002C6E70">
          <w:rPr>
            <w:rStyle w:val="Hyperlink"/>
            <w:rFonts w:cstheme="majorHAnsi"/>
            <w:noProof/>
          </w:rPr>
          <w:t xml:space="preserve"> di un nuovo cliente filiale tramite Task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484741" w14:textId="4477AF85" w:rsidR="00464A66" w:rsidRDefault="00464A66">
      <w:pPr>
        <w:pStyle w:val="TOC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26" w:history="1">
        <w:r w:rsidRPr="002C6E70">
          <w:rPr>
            <w:rStyle w:val="Hyperlink"/>
            <w:rFonts w:cstheme="majorHAnsi"/>
            <w:noProof/>
          </w:rPr>
          <w:t>5.1.1.2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rFonts w:cstheme="majorHAnsi"/>
            <w:noProof/>
          </w:rPr>
          <w:t>Censimento manuale di un nuovo cliente filiale da CRM EMMA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E24A06" w14:textId="41CABEE7" w:rsidR="00464A66" w:rsidRDefault="00464A66">
      <w:pPr>
        <w:pStyle w:val="TOC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27" w:history="1">
        <w:r w:rsidRPr="002C6E70">
          <w:rPr>
            <w:rStyle w:val="Hyperlink"/>
            <w:rFonts w:cstheme="majorHAnsi"/>
            <w:noProof/>
          </w:rPr>
          <w:t>5.1.1.3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rFonts w:cstheme="majorHAnsi"/>
            <w:noProof/>
          </w:rPr>
          <w:t>Richiesta nuovo mandato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3EB7F9" w14:textId="10A31C47" w:rsidR="00464A66" w:rsidRDefault="00464A66">
      <w:pPr>
        <w:pStyle w:val="TOC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28" w:history="1">
        <w:r w:rsidRPr="002C6E70">
          <w:rPr>
            <w:rStyle w:val="Hyperlink"/>
            <w:rFonts w:cstheme="majorHAnsi"/>
            <w:noProof/>
          </w:rPr>
          <w:t>5.1.1.4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rFonts w:cstheme="majorHAnsi"/>
            <w:noProof/>
          </w:rPr>
          <w:t>Schermata Mandati 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24A599" w14:textId="0F455D31" w:rsidR="00464A66" w:rsidRDefault="00464A66">
      <w:pPr>
        <w:pStyle w:val="TOC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9807229" w:history="1">
        <w:r w:rsidRPr="002C6E70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Tabella Banche aderenti al SEDA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EF1A5C3" w14:textId="241C4F0F" w:rsidR="00464A66" w:rsidRDefault="00464A66">
      <w:pPr>
        <w:pStyle w:val="TOC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9807230" w:history="1">
        <w:r w:rsidRPr="002C6E70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Processi di attivazione di un mandato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771191C" w14:textId="76F210D3" w:rsidR="00464A66" w:rsidRDefault="00464A66">
      <w:pPr>
        <w:pStyle w:val="TOC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31" w:history="1">
        <w:r w:rsidRPr="002C6E70">
          <w:rPr>
            <w:rStyle w:val="Hyperlink"/>
            <w:noProof/>
          </w:rPr>
          <w:t>5.3.1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Attivazione dei mandati sul CRM EMMA– IBAN  aderenti al SEDA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DD16F8" w14:textId="3666EDDE" w:rsidR="00464A66" w:rsidRDefault="00464A66">
      <w:pPr>
        <w:pStyle w:val="TOC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32" w:history="1">
        <w:r w:rsidRPr="002C6E70">
          <w:rPr>
            <w:rStyle w:val="Hyperlink"/>
            <w:noProof/>
          </w:rPr>
          <w:t>5.3.2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Attivazione dei mandati sul CRM EMMA – IBAN non aderenti al SEDA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C71318" w14:textId="2B05AA2C" w:rsidR="00464A66" w:rsidRDefault="00464A66">
      <w:pPr>
        <w:pStyle w:val="TOC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9807233" w:history="1">
        <w:r w:rsidRPr="002C6E70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Integrazioni con i sistemi esterni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3441E1" w14:textId="0577525B" w:rsidR="00464A66" w:rsidRDefault="00464A66">
      <w:pPr>
        <w:pStyle w:val="TOC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34" w:history="1">
        <w:r w:rsidRPr="002C6E70">
          <w:rPr>
            <w:rStyle w:val="Hyperlink"/>
            <w:noProof/>
          </w:rPr>
          <w:t>5.4.1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Integrazione con il sistema SAP NAC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D03D7D" w14:textId="28F49FDB" w:rsidR="00464A66" w:rsidRDefault="00464A66">
      <w:pPr>
        <w:pStyle w:val="TOC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35" w:history="1">
        <w:r w:rsidRPr="002C6E70">
          <w:rPr>
            <w:rStyle w:val="Hyperlink"/>
            <w:noProof/>
          </w:rPr>
          <w:t>5.4.1.1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 xml:space="preserve">(Web service) EMMA </w:t>
        </w:r>
        <w:r w:rsidRPr="002C6E70">
          <w:rPr>
            <w:rStyle w:val="Hyperlink"/>
            <w:noProof/>
          </w:rPr>
          <w:sym w:font="Wingdings" w:char="F0E0"/>
        </w:r>
        <w:r w:rsidRPr="002C6E70">
          <w:rPr>
            <w:rStyle w:val="Hyperlink"/>
            <w:noProof/>
          </w:rPr>
          <w:t xml:space="preserve"> SAP NAC: Recupero TBP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D3BBB4" w14:textId="71CBFBD7" w:rsidR="00464A66" w:rsidRDefault="00464A66">
      <w:pPr>
        <w:pStyle w:val="TOC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36" w:history="1">
        <w:r w:rsidRPr="002C6E70">
          <w:rPr>
            <w:rStyle w:val="Hyperlink"/>
            <w:noProof/>
          </w:rPr>
          <w:t>5.4.1.2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 xml:space="preserve">(Web service) EMMA </w:t>
        </w:r>
        <w:r w:rsidRPr="002C6E70">
          <w:rPr>
            <w:rStyle w:val="Hyperlink"/>
            <w:noProof/>
          </w:rPr>
          <w:sym w:font="Wingdings" w:char="F0E0"/>
        </w:r>
        <w:r w:rsidRPr="002C6E70">
          <w:rPr>
            <w:rStyle w:val="Hyperlink"/>
            <w:noProof/>
          </w:rPr>
          <w:t xml:space="preserve"> SAP NAC: Autorizzazione all’incasso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3D4B352" w14:textId="5D6C5D31" w:rsidR="00464A66" w:rsidRDefault="00464A66">
      <w:pPr>
        <w:pStyle w:val="TOC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37" w:history="1">
        <w:r w:rsidRPr="002C6E70">
          <w:rPr>
            <w:rStyle w:val="Hyperlink"/>
            <w:noProof/>
          </w:rPr>
          <w:t>5.4.2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Integrazione con il sistema 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1F01CD8" w14:textId="17299954" w:rsidR="00464A66" w:rsidRDefault="00464A66">
      <w:pPr>
        <w:pStyle w:val="TOC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r w:rsidRPr="002C6E70">
        <w:rPr>
          <w:rStyle w:val="Hyperlink"/>
          <w:noProof/>
        </w:rPr>
        <w:fldChar w:fldCharType="begin"/>
      </w:r>
      <w:r w:rsidRPr="002C6E70">
        <w:rPr>
          <w:rStyle w:val="Hyperlink"/>
          <w:noProof/>
        </w:rPr>
        <w:instrText xml:space="preserve"> </w:instrText>
      </w:r>
      <w:r>
        <w:rPr>
          <w:noProof/>
        </w:rPr>
        <w:instrText>HYPERLINK \l "_Toc69807238"</w:instrText>
      </w:r>
      <w:r w:rsidRPr="002C6E70">
        <w:rPr>
          <w:rStyle w:val="Hyperlink"/>
          <w:noProof/>
        </w:rPr>
        <w:instrText xml:space="preserve"> </w:instrText>
      </w:r>
      <w:r w:rsidRPr="002C6E70">
        <w:rPr>
          <w:rStyle w:val="Hyperlink"/>
          <w:noProof/>
        </w:rPr>
      </w:r>
      <w:r w:rsidRPr="002C6E70">
        <w:rPr>
          <w:rStyle w:val="Hyperlink"/>
          <w:noProof/>
        </w:rPr>
        <w:fldChar w:fldCharType="separate"/>
      </w:r>
      <w:r w:rsidRPr="002C6E70">
        <w:rPr>
          <w:rStyle w:val="Hyperlink"/>
          <w:noProof/>
        </w:rPr>
        <w:t>5.4.2.1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  <w:tab/>
      </w:r>
      <w:r w:rsidRPr="002C6E70">
        <w:rPr>
          <w:rStyle w:val="Hyperlink"/>
          <w:noProof/>
        </w:rPr>
        <w:t xml:space="preserve">EMMA </w:t>
      </w:r>
      <w:ins w:id="22" w:author="Torrente Alessandra" w:date="2021-04-19T14:48:00Z">
        <w:r w:rsidRPr="002C6E70">
          <w:rPr>
            <w:rStyle w:val="Hyperlink"/>
            <w:noProof/>
          </w:rPr>
          <w:sym w:font="Wingdings" w:char="F0E0"/>
        </w:r>
      </w:ins>
      <w:r w:rsidRPr="002C6E70">
        <w:rPr>
          <w:rStyle w:val="Hyperlink"/>
          <w:noProof/>
        </w:rPr>
        <w:t xml:space="preserve"> AMS: Domiciliazioni bancarie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_Toc69807238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29</w:t>
      </w:r>
      <w:r>
        <w:rPr>
          <w:noProof/>
          <w:webHidden/>
        </w:rPr>
        <w:fldChar w:fldCharType="end"/>
      </w:r>
      <w:r w:rsidRPr="002C6E70">
        <w:rPr>
          <w:rStyle w:val="Hyperlink"/>
          <w:noProof/>
        </w:rPr>
        <w:fldChar w:fldCharType="end"/>
      </w:r>
    </w:p>
    <w:p w14:paraId="638F4BF4" w14:textId="72F0AFC7" w:rsidR="00464A66" w:rsidRDefault="00464A66">
      <w:pPr>
        <w:pStyle w:val="TOC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39" w:history="1">
        <w:r w:rsidRPr="002C6E70">
          <w:rPr>
            <w:rStyle w:val="Hyperlink"/>
            <w:noProof/>
          </w:rPr>
          <w:t>5.4.2.2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 xml:space="preserve">(Flat file) AMS </w:t>
        </w:r>
        <w:r w:rsidRPr="002C6E70">
          <w:rPr>
            <w:rStyle w:val="Hyperlink"/>
            <w:noProof/>
          </w:rPr>
          <w:sym w:font="Wingdings" w:char="F0E0"/>
        </w:r>
        <w:r w:rsidRPr="002C6E70">
          <w:rPr>
            <w:rStyle w:val="Hyperlink"/>
            <w:noProof/>
          </w:rPr>
          <w:t xml:space="preserve"> EMMA: Esiti 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B61C668" w14:textId="37739D74" w:rsidR="00464A66" w:rsidRDefault="00464A66">
      <w:pPr>
        <w:pStyle w:val="TOC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40" w:history="1">
        <w:r w:rsidRPr="002C6E70">
          <w:rPr>
            <w:rStyle w:val="Hyperlink"/>
            <w:noProof/>
          </w:rPr>
          <w:t>5.4.2.3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 xml:space="preserve">(Flat file) AMS </w:t>
        </w:r>
        <w:r w:rsidRPr="002C6E70">
          <w:rPr>
            <w:rStyle w:val="Hyperlink"/>
            <w:noProof/>
          </w:rPr>
          <w:sym w:font="Wingdings" w:char="F0E0"/>
        </w:r>
        <w:r w:rsidRPr="002C6E70">
          <w:rPr>
            <w:rStyle w:val="Hyperlink"/>
            <w:noProof/>
          </w:rPr>
          <w:t xml:space="preserve"> EMMA: Esiti Banca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1053370" w14:textId="64994EF4" w:rsidR="00464A66" w:rsidRDefault="00464A66">
      <w:pPr>
        <w:pStyle w:val="TOC3"/>
        <w:tabs>
          <w:tab w:val="left" w:pos="132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42" w:history="1">
        <w:r w:rsidRPr="002C6E70">
          <w:rPr>
            <w:rStyle w:val="Hyperlink"/>
            <w:noProof/>
          </w:rPr>
          <w:t>5.4.3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Integrazione con il sistema Card1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F93173E" w14:textId="4B43C000" w:rsidR="00464A66" w:rsidRDefault="00464A66">
      <w:pPr>
        <w:pStyle w:val="TOC4"/>
        <w:tabs>
          <w:tab w:val="left" w:pos="1760"/>
          <w:tab w:val="right" w:leader="dot" w:pos="985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it-IT"/>
        </w:rPr>
      </w:pPr>
      <w:hyperlink w:anchor="_Toc69807243" w:history="1">
        <w:r w:rsidRPr="002C6E70">
          <w:rPr>
            <w:rStyle w:val="Hyperlink"/>
            <w:noProof/>
            <w:lang w:val="en-US"/>
          </w:rPr>
          <w:t>5.4.3.1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it-IT"/>
          </w:rPr>
          <w:tab/>
        </w:r>
        <w:r w:rsidRPr="002C6E70">
          <w:rPr>
            <w:rStyle w:val="Hyperlink"/>
            <w:noProof/>
            <w:lang w:val="en-US"/>
          </w:rPr>
          <w:t xml:space="preserve">(Flat file) EMMA </w:t>
        </w:r>
        <w:r w:rsidRPr="002C6E70">
          <w:rPr>
            <w:rStyle w:val="Hyperlink"/>
            <w:noProof/>
          </w:rPr>
          <w:sym w:font="Wingdings" w:char="F0E0"/>
        </w:r>
        <w:r w:rsidRPr="002C6E70">
          <w:rPr>
            <w:rStyle w:val="Hyperlink"/>
            <w:noProof/>
            <w:lang w:val="en-US"/>
          </w:rPr>
          <w:t xml:space="preserve"> Card1: file CNL (record CNT)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8EF9145" w14:textId="55505F4A" w:rsidR="00464A66" w:rsidRDefault="00464A66">
      <w:pPr>
        <w:pStyle w:val="TOC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9807244" w:history="1">
        <w:r w:rsidRPr="002C6E7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Allegati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9A4E5B3" w14:textId="16DF94B8" w:rsidR="00464A66" w:rsidRDefault="00464A66">
      <w:pPr>
        <w:pStyle w:val="TOC2"/>
        <w:rPr>
          <w:rFonts w:asciiTheme="minorHAnsi" w:eastAsiaTheme="minorEastAsia" w:hAnsiTheme="minorHAnsi" w:cstheme="minorBidi"/>
          <w:noProof/>
          <w:szCs w:val="22"/>
          <w:lang w:eastAsia="it-IT"/>
        </w:rPr>
      </w:pPr>
      <w:hyperlink w:anchor="_Toc69807246" w:history="1">
        <w:r w:rsidRPr="002C6E70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Codici ISO Nazioni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60CD181" w14:textId="5E651902" w:rsidR="00464A66" w:rsidRDefault="00464A66">
      <w:pPr>
        <w:pStyle w:val="TOC2"/>
        <w:rPr>
          <w:rStyle w:val="Hyperlink"/>
          <w:noProof/>
        </w:rPr>
      </w:pPr>
      <w:hyperlink w:anchor="_Toc69807247" w:history="1">
        <w:r w:rsidRPr="002C6E70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szCs w:val="22"/>
            <w:lang w:eastAsia="it-IT"/>
          </w:rPr>
          <w:tab/>
        </w:r>
        <w:r w:rsidRPr="002C6E70">
          <w:rPr>
            <w:rStyle w:val="Hyperlink"/>
            <w:noProof/>
          </w:rPr>
          <w:t>Banche Aderenti a SEDA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_Toc69807247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53F7480" w14:textId="4D9DF775" w:rsidR="00464A66" w:rsidRPr="00464A66" w:rsidRDefault="00464A66" w:rsidP="00464A66">
      <w:pPr>
        <w:spacing w:after="160" w:line="259" w:lineRule="auto"/>
        <w:rPr>
          <w:rFonts w:ascii="Verdana" w:hAnsi="Verdana"/>
          <w:noProof/>
          <w:color w:val="0563C1"/>
          <w:sz w:val="22"/>
          <w:u w:val="single"/>
        </w:rPr>
      </w:pPr>
      <w:r>
        <w:rPr>
          <w:rStyle w:val="Hyperlink"/>
          <w:noProof/>
        </w:rPr>
        <w:br w:type="page"/>
      </w:r>
    </w:p>
    <w:p w14:paraId="4BA4153C" w14:textId="1230BF76" w:rsidR="00FA0506" w:rsidRPr="000344DB" w:rsidRDefault="000664AA" w:rsidP="008B2A83">
      <w:pPr>
        <w:pStyle w:val="Heading1"/>
      </w:pPr>
      <w:r w:rsidRPr="00E6269E">
        <w:rPr>
          <w:rFonts w:asciiTheme="minorHAnsi" w:hAnsiTheme="minorHAnsi" w:cstheme="minorHAnsi"/>
          <w:sz w:val="22"/>
          <w:szCs w:val="22"/>
        </w:rPr>
        <w:fldChar w:fldCharType="end"/>
      </w:r>
      <w:bookmarkStart w:id="23" w:name="_Ref33793914"/>
      <w:bookmarkStart w:id="24" w:name="_Toc69807205"/>
      <w:r w:rsidR="00C16D07" w:rsidRPr="000344DB">
        <w:t>Introduzione</w:t>
      </w:r>
      <w:bookmarkEnd w:id="23"/>
      <w:bookmarkEnd w:id="24"/>
      <w:r w:rsidR="00C16D07" w:rsidRPr="000344DB">
        <w:t xml:space="preserve"> </w:t>
      </w:r>
    </w:p>
    <w:p w14:paraId="6A09F741" w14:textId="77777777" w:rsidR="00475A56" w:rsidRPr="00022F0B" w:rsidRDefault="00475A56" w:rsidP="00B839DF">
      <w:pPr>
        <w:spacing w:line="360" w:lineRule="auto"/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14:paraId="08573E4C" w14:textId="797ABC30" w:rsidR="005C1ADD" w:rsidRPr="00991148" w:rsidRDefault="00406DB7" w:rsidP="00B839DF">
      <w:pPr>
        <w:pStyle w:val="ENItesto"/>
        <w:rPr>
          <w:rFonts w:asciiTheme="majorHAnsi" w:eastAsia="Times New Roman" w:hAnsiTheme="majorHAnsi" w:cstheme="majorHAnsi"/>
          <w:b/>
          <w:rPrChange w:id="25" w:author="Torrente Alessandra" w:date="2021-04-19T10:22:00Z">
            <w:rPr>
              <w:rFonts w:asciiTheme="majorHAnsi" w:hAnsiTheme="majorHAnsi" w:cstheme="majorHAnsi"/>
            </w:rPr>
          </w:rPrChange>
        </w:rPr>
      </w:pPr>
      <w:r w:rsidRPr="006D1FCD">
        <w:rPr>
          <w:rFonts w:asciiTheme="majorHAnsi" w:hAnsiTheme="majorHAnsi" w:cstheme="majorHAnsi"/>
        </w:rPr>
        <w:t>Questo documento descrive i processi e le</w:t>
      </w:r>
      <w:r w:rsidR="005E2725" w:rsidRPr="006D1FCD">
        <w:rPr>
          <w:rFonts w:asciiTheme="majorHAnsi" w:hAnsiTheme="majorHAnsi" w:cstheme="majorHAnsi"/>
        </w:rPr>
        <w:t xml:space="preserve"> funzionalità che dovranno essere implementate per adeguare </w:t>
      </w:r>
      <w:r w:rsidR="000344DB">
        <w:rPr>
          <w:rFonts w:asciiTheme="majorHAnsi" w:hAnsiTheme="majorHAnsi" w:cstheme="majorHAnsi"/>
        </w:rPr>
        <w:t xml:space="preserve">il CRM </w:t>
      </w:r>
      <w:r w:rsidR="005E2725" w:rsidRPr="006D1FCD">
        <w:rPr>
          <w:rFonts w:asciiTheme="majorHAnsi" w:hAnsiTheme="majorHAnsi" w:cstheme="majorHAnsi"/>
        </w:rPr>
        <w:t>EMMA</w:t>
      </w:r>
      <w:r w:rsidR="00AA682E" w:rsidRPr="00EB5AAD">
        <w:rPr>
          <w:rFonts w:asciiTheme="majorHAnsi" w:hAnsiTheme="majorHAnsi" w:cstheme="majorHAnsi"/>
        </w:rPr>
        <w:t xml:space="preserve"> e </w:t>
      </w:r>
      <w:r w:rsidR="005E2725" w:rsidRPr="00EB5AAD">
        <w:rPr>
          <w:rFonts w:asciiTheme="majorHAnsi" w:hAnsiTheme="majorHAnsi" w:cstheme="majorHAnsi"/>
        </w:rPr>
        <w:t>i</w:t>
      </w:r>
      <w:r w:rsidR="00877F36">
        <w:rPr>
          <w:rFonts w:asciiTheme="majorHAnsi" w:hAnsiTheme="majorHAnsi" w:cstheme="majorHAnsi"/>
        </w:rPr>
        <w:t xml:space="preserve">l portale </w:t>
      </w:r>
      <w:r w:rsidR="00C20EDB" w:rsidRPr="00EB5AAD">
        <w:rPr>
          <w:rFonts w:asciiTheme="majorHAnsi" w:hAnsiTheme="majorHAnsi" w:cstheme="majorHAnsi"/>
        </w:rPr>
        <w:t>MyMulticard ai requisiti dell</w:t>
      </w:r>
      <w:ins w:id="26" w:author="Torrente Alessandra" w:date="2021-04-19T10:22:00Z">
        <w:r w:rsidR="00991148">
          <w:rPr>
            <w:rFonts w:asciiTheme="majorHAnsi" w:hAnsiTheme="majorHAnsi" w:cstheme="majorHAnsi"/>
          </w:rPr>
          <w:t>e</w:t>
        </w:r>
      </w:ins>
      <w:del w:id="27" w:author="Torrente Alessandra" w:date="2021-04-19T10:22:00Z">
        <w:r w:rsidR="00C20EDB" w:rsidRPr="00EB5AAD" w:rsidDel="00991148">
          <w:rPr>
            <w:rFonts w:asciiTheme="majorHAnsi" w:hAnsiTheme="majorHAnsi" w:cstheme="majorHAnsi"/>
          </w:rPr>
          <w:delText>’</w:delText>
        </w:r>
      </w:del>
      <w:r w:rsidR="00C20EDB" w:rsidRPr="00EB5AAD">
        <w:rPr>
          <w:rFonts w:asciiTheme="majorHAnsi" w:hAnsiTheme="majorHAnsi" w:cstheme="majorHAnsi"/>
        </w:rPr>
        <w:t>iniziativ</w:t>
      </w:r>
      <w:ins w:id="28" w:author="Torrente Alessandra" w:date="2021-04-19T10:22:00Z">
        <w:r w:rsidR="00991148">
          <w:rPr>
            <w:rFonts w:asciiTheme="majorHAnsi" w:hAnsiTheme="majorHAnsi" w:cstheme="majorHAnsi"/>
          </w:rPr>
          <w:t>e</w:t>
        </w:r>
      </w:ins>
      <w:del w:id="29" w:author="Torrente Alessandra" w:date="2021-04-19T10:22:00Z">
        <w:r w:rsidR="00C20EDB" w:rsidRPr="00EB5AAD" w:rsidDel="00991148">
          <w:rPr>
            <w:rFonts w:asciiTheme="majorHAnsi" w:hAnsiTheme="majorHAnsi" w:cstheme="majorHAnsi"/>
          </w:rPr>
          <w:delText>a</w:delText>
        </w:r>
      </w:del>
      <w:r w:rsidR="00C20EDB" w:rsidRPr="00EB5AAD">
        <w:rPr>
          <w:rFonts w:asciiTheme="majorHAnsi" w:hAnsiTheme="majorHAnsi" w:cstheme="majorHAnsi"/>
        </w:rPr>
        <w:t xml:space="preserve"> </w:t>
      </w:r>
      <w:r w:rsidR="000C2573" w:rsidRPr="000C2573">
        <w:rPr>
          <w:rFonts w:asciiTheme="majorHAnsi" w:eastAsia="Times New Roman" w:hAnsiTheme="majorHAnsi" w:cstheme="majorHAnsi"/>
          <w:b/>
        </w:rPr>
        <w:t>EM05</w:t>
      </w:r>
      <w:r w:rsidR="003F13EB">
        <w:rPr>
          <w:rFonts w:asciiTheme="majorHAnsi" w:eastAsia="Times New Roman" w:hAnsiTheme="majorHAnsi" w:cstheme="majorHAnsi"/>
          <w:b/>
        </w:rPr>
        <w:t>7</w:t>
      </w:r>
      <w:r w:rsidR="000C2573" w:rsidRPr="000C2573">
        <w:rPr>
          <w:rFonts w:asciiTheme="majorHAnsi" w:eastAsia="Times New Roman" w:hAnsiTheme="majorHAnsi" w:cstheme="majorHAnsi"/>
          <w:b/>
        </w:rPr>
        <w:t xml:space="preserve"> - Gestione </w:t>
      </w:r>
      <w:r w:rsidR="003F13EB">
        <w:rPr>
          <w:rFonts w:asciiTheme="majorHAnsi" w:eastAsia="Times New Roman" w:hAnsiTheme="majorHAnsi" w:cstheme="majorHAnsi"/>
          <w:b/>
        </w:rPr>
        <w:t>IBAN esteri</w:t>
      </w:r>
      <w:ins w:id="30" w:author="Torrente Alessandra" w:date="2021-04-19T10:21:00Z">
        <w:r w:rsidR="00991148">
          <w:rPr>
            <w:rFonts w:asciiTheme="majorHAnsi" w:hAnsiTheme="majorHAnsi" w:cstheme="majorHAnsi"/>
          </w:rPr>
          <w:t xml:space="preserve"> </w:t>
        </w:r>
        <w:r w:rsidR="00991148" w:rsidRPr="00991148">
          <w:rPr>
            <w:rFonts w:asciiTheme="majorHAnsi" w:eastAsia="Times New Roman" w:hAnsiTheme="majorHAnsi" w:cstheme="majorHAnsi"/>
            <w:b/>
            <w:rPrChange w:id="31" w:author="Torrente Alessandra" w:date="2021-04-19T10:22:00Z">
              <w:rPr>
                <w:rFonts w:asciiTheme="majorHAnsi" w:hAnsiTheme="majorHAnsi" w:cstheme="majorHAnsi"/>
              </w:rPr>
            </w:rPrChange>
          </w:rPr>
          <w:t xml:space="preserve">e EM057a </w:t>
        </w:r>
        <w:r w:rsidR="00991148" w:rsidRPr="00991148">
          <w:rPr>
            <w:rFonts w:asciiTheme="majorHAnsi" w:eastAsia="Times New Roman" w:hAnsiTheme="majorHAnsi" w:cstheme="majorHAnsi"/>
            <w:b/>
            <w:rPrChange w:id="32" w:author="Torrente Alessandra" w:date="2021-04-19T10:22:00Z">
              <w:rPr>
                <w:rFonts w:eastAsia="Times New Roman"/>
                <w:b/>
                <w:i/>
                <w:color w:val="FFFFFF"/>
              </w:rPr>
            </w:rPrChange>
          </w:rPr>
          <w:t>Gestione IBAN esteri - Tabella SEDA e nuovi file</w:t>
        </w:r>
      </w:ins>
      <w:del w:id="33" w:author="Torrente Alessandra" w:date="2021-04-19T10:21:00Z">
        <w:r w:rsidR="00C20EDB" w:rsidRPr="00991148" w:rsidDel="00991148">
          <w:rPr>
            <w:rFonts w:asciiTheme="majorHAnsi" w:eastAsia="Times New Roman" w:hAnsiTheme="majorHAnsi" w:cstheme="majorHAnsi"/>
            <w:b/>
            <w:rPrChange w:id="34" w:author="Torrente Alessandra" w:date="2021-04-19T10:22:00Z">
              <w:rPr>
                <w:rFonts w:asciiTheme="majorHAnsi" w:hAnsiTheme="majorHAnsi" w:cstheme="majorHAnsi"/>
              </w:rPr>
            </w:rPrChange>
          </w:rPr>
          <w:delText>.</w:delText>
        </w:r>
      </w:del>
    </w:p>
    <w:p w14:paraId="34C8DBDF" w14:textId="6DB9F16B" w:rsidR="00D920D4" w:rsidRPr="000344DB" w:rsidRDefault="00C47171" w:rsidP="008B2A83">
      <w:pPr>
        <w:pStyle w:val="Heading1"/>
        <w:numPr>
          <w:ilvl w:val="0"/>
          <w:numId w:val="1"/>
        </w:numPr>
        <w:jc w:val="both"/>
      </w:pPr>
      <w:bookmarkStart w:id="35" w:name="_Toc69807206"/>
      <w:r w:rsidRPr="000344DB">
        <w:t>Requisiti Funzionali</w:t>
      </w:r>
      <w:bookmarkEnd w:id="35"/>
    </w:p>
    <w:p w14:paraId="116F7D46" w14:textId="77777777" w:rsidR="005E2725" w:rsidRPr="00E6269E" w:rsidRDefault="005E2725" w:rsidP="00B839DF">
      <w:pPr>
        <w:jc w:val="both"/>
        <w:rPr>
          <w:sz w:val="22"/>
          <w:szCs w:val="22"/>
        </w:rPr>
      </w:pPr>
    </w:p>
    <w:p w14:paraId="7BC68663" w14:textId="5C7A86BE" w:rsidR="000344DB" w:rsidRDefault="000344DB" w:rsidP="00B839DF">
      <w:pPr>
        <w:spacing w:line="276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Obiettivo dell</w:t>
      </w:r>
      <w:ins w:id="36" w:author="Torrente Alessandra" w:date="2021-04-19T10:27:00Z">
        <w:r w:rsidR="005C1ADD">
          <w:rPr>
            <w:rFonts w:asciiTheme="majorHAnsi" w:hAnsiTheme="majorHAnsi" w:cstheme="majorHAnsi"/>
            <w:sz w:val="22"/>
            <w:szCs w:val="22"/>
          </w:rPr>
          <w:t>e</w:t>
        </w:r>
      </w:ins>
      <w:del w:id="37" w:author="Torrente Alessandra" w:date="2021-04-19T10:27:00Z">
        <w:r w:rsidDel="005C1ADD">
          <w:rPr>
            <w:rFonts w:asciiTheme="majorHAnsi" w:hAnsiTheme="majorHAnsi" w:cstheme="majorHAnsi"/>
            <w:sz w:val="22"/>
            <w:szCs w:val="22"/>
          </w:rPr>
          <w:delText>’</w:delText>
        </w:r>
      </w:del>
      <w:r>
        <w:rPr>
          <w:rFonts w:asciiTheme="majorHAnsi" w:hAnsiTheme="majorHAnsi" w:cstheme="majorHAnsi"/>
          <w:sz w:val="22"/>
          <w:szCs w:val="22"/>
        </w:rPr>
        <w:t>iniziativ</w:t>
      </w:r>
      <w:ins w:id="38" w:author="Torrente Alessandra" w:date="2021-04-19T10:27:00Z">
        <w:r w:rsidR="005C1ADD">
          <w:rPr>
            <w:rFonts w:asciiTheme="majorHAnsi" w:hAnsiTheme="majorHAnsi" w:cstheme="majorHAnsi"/>
            <w:sz w:val="22"/>
            <w:szCs w:val="22"/>
          </w:rPr>
          <w:t>e</w:t>
        </w:r>
      </w:ins>
      <w:del w:id="39" w:author="Torrente Alessandra" w:date="2021-04-19T10:27:00Z">
        <w:r w:rsidDel="005C1ADD">
          <w:rPr>
            <w:rFonts w:asciiTheme="majorHAnsi" w:hAnsiTheme="majorHAnsi" w:cstheme="majorHAnsi"/>
            <w:sz w:val="22"/>
            <w:szCs w:val="22"/>
          </w:rPr>
          <w:delText>a</w:delText>
        </w:r>
      </w:del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0C2573">
        <w:rPr>
          <w:rFonts w:asciiTheme="majorHAnsi" w:eastAsia="Times New Roman" w:hAnsiTheme="majorHAnsi" w:cstheme="majorHAnsi"/>
          <w:b/>
        </w:rPr>
        <w:t xml:space="preserve">Gestione </w:t>
      </w:r>
      <w:r w:rsidR="003F13EB">
        <w:rPr>
          <w:rFonts w:asciiTheme="majorHAnsi" w:eastAsia="Times New Roman" w:hAnsiTheme="majorHAnsi" w:cstheme="majorHAnsi"/>
          <w:b/>
        </w:rPr>
        <w:t>IBAN esteri</w:t>
      </w:r>
      <w:ins w:id="40" w:author="Torrente Alessandra" w:date="2021-04-19T10:28:00Z">
        <w:r w:rsidR="005C1ADD">
          <w:rPr>
            <w:rFonts w:asciiTheme="majorHAnsi" w:eastAsia="Times New Roman" w:hAnsiTheme="majorHAnsi" w:cstheme="majorHAnsi"/>
            <w:b/>
          </w:rPr>
          <w:t xml:space="preserve"> e </w:t>
        </w:r>
        <w:r w:rsidR="005C1ADD" w:rsidRPr="0004776C">
          <w:rPr>
            <w:rFonts w:asciiTheme="majorHAnsi" w:eastAsia="Times New Roman" w:hAnsiTheme="majorHAnsi" w:cstheme="majorHAnsi"/>
            <w:b/>
          </w:rPr>
          <w:t>Gestione IBAN esteri - Tabella SEDA e nuovi file</w:t>
        </w:r>
      </w:ins>
      <w:r>
        <w:rPr>
          <w:rFonts w:asciiTheme="majorHAnsi" w:eastAsia="Times New Roman" w:hAnsiTheme="majorHAnsi" w:cstheme="majorHAnsi"/>
          <w:b/>
        </w:rPr>
        <w:t xml:space="preserve"> </w:t>
      </w:r>
      <w:r w:rsidRPr="000344DB">
        <w:rPr>
          <w:rFonts w:asciiTheme="majorHAnsi" w:eastAsia="Times New Roman" w:hAnsiTheme="majorHAnsi" w:cstheme="majorHAnsi"/>
        </w:rPr>
        <w:t>è</w:t>
      </w:r>
      <w:r>
        <w:rPr>
          <w:rFonts w:asciiTheme="majorHAnsi" w:eastAsia="Times New Roman" w:hAnsiTheme="majorHAnsi" w:cstheme="majorHAnsi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 xml:space="preserve">permettere </w:t>
      </w:r>
      <w:r w:rsidR="003F13EB">
        <w:rPr>
          <w:rFonts w:asciiTheme="majorHAnsi" w:hAnsiTheme="majorHAnsi" w:cstheme="majorHAnsi"/>
          <w:sz w:val="22"/>
          <w:szCs w:val="22"/>
        </w:rPr>
        <w:t xml:space="preserve">di </w:t>
      </w:r>
      <w:del w:id="41" w:author="Torrente Alessandra" w:date="2021-04-19T10:22:00Z">
        <w:r w:rsidR="003F13EB" w:rsidDel="005C1ADD">
          <w:rPr>
            <w:rFonts w:asciiTheme="majorHAnsi" w:hAnsiTheme="majorHAnsi" w:cstheme="majorHAnsi"/>
            <w:sz w:val="22"/>
            <w:szCs w:val="22"/>
          </w:rPr>
          <w:delText xml:space="preserve">inserire </w:delText>
        </w:r>
      </w:del>
      <w:ins w:id="42" w:author="Torrente Alessandra" w:date="2021-04-19T10:22:00Z">
        <w:r w:rsidR="005C1ADD">
          <w:rPr>
            <w:rFonts w:asciiTheme="majorHAnsi" w:hAnsiTheme="majorHAnsi" w:cstheme="majorHAnsi"/>
            <w:sz w:val="22"/>
            <w:szCs w:val="22"/>
          </w:rPr>
          <w:t xml:space="preserve">gestire </w:t>
        </w:r>
      </w:ins>
      <w:del w:id="43" w:author="Torrente Alessandra" w:date="2021-04-19T10:23:00Z">
        <w:r w:rsidR="003F13EB" w:rsidDel="005C1ADD">
          <w:rPr>
            <w:rFonts w:asciiTheme="majorHAnsi" w:hAnsiTheme="majorHAnsi" w:cstheme="majorHAnsi"/>
            <w:sz w:val="22"/>
            <w:szCs w:val="22"/>
          </w:rPr>
          <w:delText xml:space="preserve">un </w:delText>
        </w:r>
      </w:del>
      <w:r w:rsidR="003F13EB">
        <w:rPr>
          <w:rFonts w:asciiTheme="majorHAnsi" w:hAnsiTheme="majorHAnsi" w:cstheme="majorHAnsi"/>
          <w:sz w:val="22"/>
          <w:szCs w:val="22"/>
        </w:rPr>
        <w:t>IBAN ester</w:t>
      </w:r>
      <w:ins w:id="44" w:author="Torrente Alessandra" w:date="2021-04-19T10:23:00Z">
        <w:r w:rsidR="005C1ADD">
          <w:rPr>
            <w:rFonts w:asciiTheme="majorHAnsi" w:hAnsiTheme="majorHAnsi" w:cstheme="majorHAnsi"/>
            <w:sz w:val="22"/>
            <w:szCs w:val="22"/>
          </w:rPr>
          <w:t>i e IBAN italiani non aderenti al SEDA</w:t>
        </w:r>
      </w:ins>
      <w:del w:id="45" w:author="Torrente Alessandra" w:date="2021-04-19T10:23:00Z">
        <w:r w:rsidR="003F13EB" w:rsidDel="005C1ADD">
          <w:rPr>
            <w:rFonts w:asciiTheme="majorHAnsi" w:hAnsiTheme="majorHAnsi" w:cstheme="majorHAnsi"/>
            <w:sz w:val="22"/>
            <w:szCs w:val="22"/>
          </w:rPr>
          <w:delText>o</w:delText>
        </w:r>
      </w:del>
      <w:r w:rsidR="003F13EB">
        <w:rPr>
          <w:rFonts w:asciiTheme="majorHAnsi" w:hAnsiTheme="majorHAnsi" w:cstheme="majorHAnsi"/>
          <w:sz w:val="22"/>
          <w:szCs w:val="22"/>
        </w:rPr>
        <w:t xml:space="preserve"> nei seguenti casi</w:t>
      </w:r>
      <w:r w:rsidR="000C2573">
        <w:rPr>
          <w:rFonts w:asciiTheme="majorHAnsi" w:hAnsiTheme="majorHAnsi" w:cstheme="majorHAnsi"/>
          <w:noProof/>
          <w:sz w:val="22"/>
          <w:szCs w:val="22"/>
        </w:rPr>
        <w:t>:</w:t>
      </w:r>
    </w:p>
    <w:p w14:paraId="509C1D3A" w14:textId="7D8EE79A" w:rsidR="000C2573" w:rsidRDefault="000C2573" w:rsidP="00B839DF">
      <w:pPr>
        <w:spacing w:line="276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727BC8EC" w14:textId="0966A7F8" w:rsidR="000C2573" w:rsidRDefault="003F13EB" w:rsidP="00B839D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Registrazione di un nuovo c</w:t>
      </w:r>
      <w:r w:rsidR="000D6494">
        <w:rPr>
          <w:rFonts w:asciiTheme="majorHAnsi" w:hAnsiTheme="majorHAnsi" w:cstheme="majorHAnsi"/>
          <w:sz w:val="22"/>
          <w:szCs w:val="22"/>
        </w:rPr>
        <w:t>liente da portale MyMulticard (A</w:t>
      </w:r>
      <w:r>
        <w:rPr>
          <w:rFonts w:asciiTheme="majorHAnsi" w:hAnsiTheme="majorHAnsi" w:cstheme="majorHAnsi"/>
          <w:sz w:val="22"/>
          <w:szCs w:val="22"/>
        </w:rPr>
        <w:t>desione)</w:t>
      </w:r>
    </w:p>
    <w:p w14:paraId="378FF1CA" w14:textId="7FC85EEB" w:rsidR="003F13EB" w:rsidRDefault="003F13EB" w:rsidP="00C55EF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Registrazione manuale di un nuovo cliente da CRM EMMA</w:t>
      </w:r>
    </w:p>
    <w:p w14:paraId="0BD4D515" w14:textId="77777777" w:rsidR="002950CB" w:rsidRDefault="003F13EB" w:rsidP="00C55EF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Variazione dati bancari di un cliente da portale MyMulticard</w:t>
      </w:r>
    </w:p>
    <w:p w14:paraId="44EE5B1A" w14:textId="689F3A75" w:rsidR="003F13EB" w:rsidRPr="00877F36" w:rsidRDefault="000D6494" w:rsidP="00C55EF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Variazione dati bancari di un cliente</w:t>
      </w:r>
      <w:r w:rsidR="003F13EB">
        <w:rPr>
          <w:rFonts w:asciiTheme="majorHAnsi" w:hAnsiTheme="majorHAnsi" w:cstheme="majorHAnsi"/>
          <w:sz w:val="22"/>
          <w:szCs w:val="22"/>
        </w:rPr>
        <w:t xml:space="preserve"> da CRM EMMA</w:t>
      </w:r>
    </w:p>
    <w:p w14:paraId="6E57F63B" w14:textId="77777777" w:rsidR="000C2573" w:rsidRDefault="000C2573" w:rsidP="00B839DF">
      <w:pPr>
        <w:spacing w:line="276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373DD061" w14:textId="156A85DA" w:rsidR="003F13EB" w:rsidRDefault="003F13EB" w:rsidP="00C55EF4">
      <w:p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Al fine di gestire anche gli IBAN </w:t>
      </w:r>
      <w:del w:id="46" w:author="Torrente Alessandra" w:date="2021-04-19T10:30:00Z">
        <w:r w:rsidDel="005C1ADD">
          <w:rPr>
            <w:rFonts w:asciiTheme="majorHAnsi" w:hAnsiTheme="majorHAnsi" w:cstheme="majorHAnsi"/>
            <w:sz w:val="22"/>
            <w:szCs w:val="22"/>
          </w:rPr>
          <w:delText xml:space="preserve">esteri </w:delText>
        </w:r>
      </w:del>
      <w:ins w:id="47" w:author="Torrente Alessandra" w:date="2021-04-19T10:24:00Z">
        <w:r w:rsidR="005C1ADD">
          <w:rPr>
            <w:rFonts w:asciiTheme="majorHAnsi" w:hAnsiTheme="majorHAnsi" w:cstheme="majorHAnsi"/>
            <w:sz w:val="22"/>
            <w:szCs w:val="22"/>
          </w:rPr>
          <w:t>non aderenti al SEDA</w:t>
        </w:r>
      </w:ins>
      <w:ins w:id="48" w:author="Torrente Alessandra" w:date="2021-04-19T10:26:00Z">
        <w:r w:rsidR="005C1ADD">
          <w:rPr>
            <w:rFonts w:asciiTheme="majorHAnsi" w:hAnsiTheme="majorHAnsi" w:cstheme="majorHAnsi"/>
            <w:sz w:val="22"/>
            <w:szCs w:val="22"/>
          </w:rPr>
          <w:t xml:space="preserve"> </w:t>
        </w:r>
      </w:ins>
      <w:r w:rsidR="00B01D35">
        <w:rPr>
          <w:rFonts w:asciiTheme="majorHAnsi" w:hAnsiTheme="majorHAnsi" w:cstheme="majorHAnsi"/>
          <w:sz w:val="22"/>
          <w:szCs w:val="22"/>
        </w:rPr>
        <w:t>verranno</w:t>
      </w:r>
      <w:r>
        <w:rPr>
          <w:rFonts w:asciiTheme="majorHAnsi" w:hAnsiTheme="majorHAnsi" w:cstheme="majorHAnsi"/>
          <w:sz w:val="22"/>
          <w:szCs w:val="22"/>
        </w:rPr>
        <w:t xml:space="preserve"> adeguate le integrazioni </w:t>
      </w:r>
      <w:r w:rsidR="00B01D35">
        <w:rPr>
          <w:rFonts w:asciiTheme="majorHAnsi" w:hAnsiTheme="majorHAnsi" w:cstheme="majorHAnsi"/>
          <w:sz w:val="22"/>
          <w:szCs w:val="22"/>
        </w:rPr>
        <w:t>con i sistemi esterni a quali viene comunicato l’IBAN del cliente</w:t>
      </w:r>
      <w:r>
        <w:rPr>
          <w:rFonts w:asciiTheme="majorHAnsi" w:hAnsiTheme="majorHAnsi" w:cstheme="majorHAnsi"/>
          <w:sz w:val="22"/>
          <w:szCs w:val="22"/>
        </w:rPr>
        <w:t>:</w:t>
      </w:r>
    </w:p>
    <w:p w14:paraId="09A18562" w14:textId="77777777" w:rsidR="000D6494" w:rsidRDefault="000D6494" w:rsidP="00894CE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SAP NAC</w:t>
      </w:r>
    </w:p>
    <w:p w14:paraId="6651A504" w14:textId="24E53EA8" w:rsidR="003F13EB" w:rsidRPr="000D6494" w:rsidRDefault="003F13EB" w:rsidP="00894CE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0D6494">
        <w:rPr>
          <w:rFonts w:asciiTheme="majorHAnsi" w:hAnsiTheme="majorHAnsi" w:cstheme="majorHAnsi"/>
          <w:sz w:val="22"/>
          <w:szCs w:val="22"/>
        </w:rPr>
        <w:t>AMS</w:t>
      </w:r>
    </w:p>
    <w:p w14:paraId="11B98570" w14:textId="291B5AA5" w:rsidR="005E2725" w:rsidRPr="00B01D35" w:rsidRDefault="003F13EB" w:rsidP="00B01D3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877F36">
        <w:rPr>
          <w:rFonts w:asciiTheme="majorHAnsi" w:hAnsiTheme="majorHAnsi" w:cstheme="majorHAnsi"/>
          <w:sz w:val="22"/>
          <w:szCs w:val="22"/>
        </w:rPr>
        <w:t>Card1</w:t>
      </w:r>
    </w:p>
    <w:p w14:paraId="2A829D21" w14:textId="60E7ED64" w:rsidR="003D780B" w:rsidRPr="000344DB" w:rsidRDefault="005E2725" w:rsidP="00B839DF">
      <w:pPr>
        <w:pStyle w:val="Heading1"/>
        <w:numPr>
          <w:ilvl w:val="0"/>
          <w:numId w:val="1"/>
        </w:numPr>
        <w:jc w:val="both"/>
      </w:pPr>
      <w:bookmarkStart w:id="49" w:name="_Toc69807207"/>
      <w:r w:rsidRPr="000344DB">
        <w:t xml:space="preserve">Interventi sui sistemi </w:t>
      </w:r>
      <w:r w:rsidR="000D49FA">
        <w:t xml:space="preserve">CRM </w:t>
      </w:r>
      <w:r w:rsidR="00877F36">
        <w:t xml:space="preserve">EMMA </w:t>
      </w:r>
      <w:r w:rsidR="000C2573">
        <w:t xml:space="preserve">e </w:t>
      </w:r>
      <w:r w:rsidR="00C20EDB" w:rsidRPr="000344DB">
        <w:t>MyM</w:t>
      </w:r>
      <w:r w:rsidRPr="000344DB">
        <w:t>ulticard</w:t>
      </w:r>
      <w:bookmarkEnd w:id="49"/>
    </w:p>
    <w:p w14:paraId="0206CF82" w14:textId="77777777" w:rsidR="0099694D" w:rsidRPr="00E6269E" w:rsidRDefault="0099694D" w:rsidP="00B839DF">
      <w:pPr>
        <w:jc w:val="both"/>
        <w:rPr>
          <w:sz w:val="22"/>
          <w:szCs w:val="22"/>
        </w:rPr>
      </w:pPr>
    </w:p>
    <w:p w14:paraId="6BD2B327" w14:textId="6663B723" w:rsidR="005E2725" w:rsidRDefault="005E2725" w:rsidP="00B839DF">
      <w:pPr>
        <w:jc w:val="both"/>
        <w:rPr>
          <w:rFonts w:asciiTheme="majorHAnsi" w:hAnsiTheme="majorHAnsi" w:cstheme="majorHAnsi"/>
          <w:sz w:val="22"/>
          <w:szCs w:val="22"/>
        </w:rPr>
      </w:pPr>
      <w:r w:rsidRPr="00E6269E">
        <w:rPr>
          <w:rFonts w:asciiTheme="majorHAnsi" w:hAnsiTheme="majorHAnsi" w:cstheme="majorHAnsi"/>
          <w:sz w:val="22"/>
          <w:szCs w:val="22"/>
        </w:rPr>
        <w:t xml:space="preserve">Di seguito sono </w:t>
      </w:r>
      <w:r w:rsidR="00E43839" w:rsidRPr="00E6269E">
        <w:rPr>
          <w:rFonts w:asciiTheme="majorHAnsi" w:hAnsiTheme="majorHAnsi" w:cstheme="majorHAnsi"/>
          <w:sz w:val="22"/>
          <w:szCs w:val="22"/>
        </w:rPr>
        <w:t>riepilogati</w:t>
      </w:r>
      <w:r w:rsidRPr="00E6269E">
        <w:rPr>
          <w:rFonts w:asciiTheme="majorHAnsi" w:hAnsiTheme="majorHAnsi" w:cstheme="majorHAnsi"/>
          <w:sz w:val="22"/>
          <w:szCs w:val="22"/>
        </w:rPr>
        <w:t xml:space="preserve"> gli interventi previsti </w:t>
      </w:r>
      <w:r w:rsidR="00E43839" w:rsidRPr="00E6269E">
        <w:rPr>
          <w:rFonts w:asciiTheme="majorHAnsi" w:hAnsiTheme="majorHAnsi" w:cstheme="majorHAnsi"/>
          <w:sz w:val="22"/>
          <w:szCs w:val="22"/>
        </w:rPr>
        <w:t xml:space="preserve">sui sistemi in ambito </w:t>
      </w:r>
      <w:r w:rsidR="000D49FA">
        <w:rPr>
          <w:rFonts w:asciiTheme="majorHAnsi" w:hAnsiTheme="majorHAnsi" w:cstheme="majorHAnsi"/>
          <w:sz w:val="22"/>
          <w:szCs w:val="22"/>
        </w:rPr>
        <w:t xml:space="preserve">CRM </w:t>
      </w:r>
      <w:r w:rsidR="00E43839" w:rsidRPr="00E6269E">
        <w:rPr>
          <w:rFonts w:asciiTheme="majorHAnsi" w:hAnsiTheme="majorHAnsi" w:cstheme="majorHAnsi"/>
          <w:sz w:val="22"/>
          <w:szCs w:val="22"/>
        </w:rPr>
        <w:t>EMMA</w:t>
      </w:r>
      <w:r w:rsidR="00877F36">
        <w:rPr>
          <w:rFonts w:asciiTheme="majorHAnsi" w:hAnsiTheme="majorHAnsi" w:cstheme="majorHAnsi"/>
          <w:sz w:val="22"/>
          <w:szCs w:val="22"/>
        </w:rPr>
        <w:t xml:space="preserve"> </w:t>
      </w:r>
      <w:r w:rsidR="00E43839" w:rsidRPr="00E6269E">
        <w:rPr>
          <w:rFonts w:asciiTheme="majorHAnsi" w:hAnsiTheme="majorHAnsi" w:cstheme="majorHAnsi"/>
          <w:sz w:val="22"/>
          <w:szCs w:val="22"/>
        </w:rPr>
        <w:t>e MyMulticard.</w:t>
      </w:r>
    </w:p>
    <w:p w14:paraId="49C013CF" w14:textId="4B14C998" w:rsidR="000C2573" w:rsidRDefault="000C2573" w:rsidP="00B839DF">
      <w:pPr>
        <w:jc w:val="both"/>
        <w:rPr>
          <w:rFonts w:asciiTheme="majorHAnsi" w:hAnsiTheme="majorHAnsi" w:cstheme="majorHAnsi"/>
          <w:sz w:val="22"/>
          <w:szCs w:val="22"/>
        </w:rPr>
      </w:pPr>
    </w:p>
    <w:tbl>
      <w:tblPr>
        <w:tblStyle w:val="GridTable5Dark-Accent5"/>
        <w:tblW w:w="5000" w:type="pct"/>
        <w:tblLook w:val="04A0" w:firstRow="1" w:lastRow="0" w:firstColumn="1" w:lastColumn="0" w:noHBand="0" w:noVBand="1"/>
      </w:tblPr>
      <w:tblGrid>
        <w:gridCol w:w="1890"/>
        <w:gridCol w:w="7964"/>
      </w:tblGrid>
      <w:tr w:rsidR="000C2573" w14:paraId="695CE1B5" w14:textId="77777777" w:rsidTr="000C2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pct"/>
          </w:tcPr>
          <w:p w14:paraId="0D447A47" w14:textId="77777777" w:rsidR="000C2573" w:rsidRDefault="000C2573" w:rsidP="00B839DF">
            <w:pPr>
              <w:jc w:val="both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Titolo</w:t>
            </w:r>
          </w:p>
        </w:tc>
        <w:tc>
          <w:tcPr>
            <w:tcW w:w="4041" w:type="pct"/>
          </w:tcPr>
          <w:p w14:paraId="1713B03D" w14:textId="77777777" w:rsidR="000C2573" w:rsidRDefault="000C2573" w:rsidP="00B839D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Descrizione requisiti</w:t>
            </w:r>
          </w:p>
        </w:tc>
      </w:tr>
      <w:tr w:rsidR="000C2573" w14:paraId="09A96E5A" w14:textId="77777777" w:rsidTr="000C2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pct"/>
          </w:tcPr>
          <w:p w14:paraId="0C0A805A" w14:textId="32008B01" w:rsidR="000C2573" w:rsidRPr="0039404C" w:rsidRDefault="000C2573" w:rsidP="00B839DF">
            <w:pPr>
              <w:jc w:val="both"/>
              <w:rPr>
                <w:rFonts w:asciiTheme="majorHAnsi" w:hAnsiTheme="majorHAnsi" w:cstheme="majorHAnsi"/>
                <w:b w:val="0"/>
                <w:noProof/>
                <w:sz w:val="22"/>
                <w:szCs w:val="22"/>
              </w:rPr>
            </w:pPr>
            <w:r w:rsidRPr="00D925E4">
              <w:rPr>
                <w:rFonts w:asciiTheme="majorHAnsi" w:hAnsiTheme="majorHAnsi" w:cstheme="majorHAnsi"/>
                <w:noProof/>
                <w:sz w:val="22"/>
                <w:szCs w:val="22"/>
              </w:rPr>
              <w:t>Portale MyMulticard</w:t>
            </w:r>
          </w:p>
        </w:tc>
        <w:tc>
          <w:tcPr>
            <w:tcW w:w="4041" w:type="pct"/>
          </w:tcPr>
          <w:p w14:paraId="588BADDD" w14:textId="4A19A4F3" w:rsidR="000C2573" w:rsidRDefault="000C2573" w:rsidP="00B839DF">
            <w:pPr>
              <w:pStyle w:val="ListParagraph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Modifica </w:t>
            </w:r>
            <w:r w:rsidR="000D49FA">
              <w:rPr>
                <w:rFonts w:asciiTheme="majorHAnsi" w:hAnsiTheme="majorHAnsi" w:cstheme="majorHAnsi"/>
                <w:noProof/>
                <w:sz w:val="22"/>
                <w:szCs w:val="22"/>
              </w:rPr>
              <w:t>campo IBAN pagine A</w:t>
            </w: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>desione</w:t>
            </w:r>
          </w:p>
          <w:p w14:paraId="09EAA430" w14:textId="00FDDA95" w:rsidR="003F13EB" w:rsidRPr="00011439" w:rsidRDefault="003F13EB" w:rsidP="000D49FA">
            <w:pPr>
              <w:pStyle w:val="ListParagraph"/>
              <w:numPr>
                <w:ilvl w:val="0"/>
                <w:numId w:val="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Modifica </w:t>
            </w:r>
            <w:r w:rsidR="000D49FA">
              <w:rPr>
                <w:rFonts w:asciiTheme="majorHAnsi" w:hAnsiTheme="majorHAnsi" w:cstheme="majorHAnsi"/>
                <w:noProof/>
                <w:sz w:val="22"/>
                <w:szCs w:val="22"/>
              </w:rPr>
              <w:t>campo IBAN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 pagine </w:t>
            </w:r>
            <w:r w:rsidR="000D49FA">
              <w:rPr>
                <w:rFonts w:asciiTheme="majorHAnsi" w:hAnsiTheme="majorHAnsi" w:cstheme="majorHAnsi"/>
                <w:noProof/>
                <w:sz w:val="22"/>
                <w:szCs w:val="22"/>
              </w:rPr>
              <w:t>variazione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 dati bancari</w:t>
            </w:r>
          </w:p>
        </w:tc>
      </w:tr>
      <w:tr w:rsidR="000C2573" w14:paraId="3156E8B0" w14:textId="77777777" w:rsidTr="000C25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pct"/>
          </w:tcPr>
          <w:p w14:paraId="08851073" w14:textId="77777777" w:rsidR="000C2573" w:rsidRPr="00D925E4" w:rsidRDefault="000C2573" w:rsidP="00B839DF">
            <w:pPr>
              <w:jc w:val="both"/>
              <w:rPr>
                <w:rFonts w:asciiTheme="majorHAnsi" w:hAnsiTheme="majorHAnsi" w:cstheme="majorHAnsi"/>
                <w:b w:val="0"/>
                <w:noProof/>
                <w:sz w:val="22"/>
                <w:szCs w:val="22"/>
              </w:rPr>
            </w:pPr>
            <w:r w:rsidRPr="00D925E4">
              <w:rPr>
                <w:rFonts w:asciiTheme="majorHAnsi" w:hAnsiTheme="majorHAnsi" w:cstheme="majorHAnsi"/>
                <w:noProof/>
                <w:sz w:val="22"/>
                <w:szCs w:val="22"/>
              </w:rPr>
              <w:t>CRM EMMA</w:t>
            </w:r>
          </w:p>
          <w:p w14:paraId="73D4AE17" w14:textId="77777777" w:rsidR="000C2573" w:rsidRPr="00D925E4" w:rsidRDefault="000C2573" w:rsidP="00B839DF">
            <w:pPr>
              <w:jc w:val="both"/>
              <w:rPr>
                <w:rFonts w:asciiTheme="majorHAnsi" w:hAnsiTheme="majorHAnsi" w:cstheme="majorHAnsi"/>
                <w:b w:val="0"/>
                <w:noProof/>
                <w:sz w:val="22"/>
                <w:szCs w:val="22"/>
              </w:rPr>
            </w:pPr>
          </w:p>
        </w:tc>
        <w:tc>
          <w:tcPr>
            <w:tcW w:w="4041" w:type="pct"/>
          </w:tcPr>
          <w:p w14:paraId="0DACE769" w14:textId="7F245BC2" w:rsidR="00E561EE" w:rsidRDefault="00E561EE" w:rsidP="00E561EE">
            <w:pPr>
              <w:pStyle w:val="ListParagraph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Modifica 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campo</w:t>
            </w: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</w:t>
            </w: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 (maschere, task UI e processi)</w:t>
            </w:r>
          </w:p>
          <w:p w14:paraId="4330837F" w14:textId="77777777" w:rsidR="003D0B07" w:rsidRDefault="003D0B07" w:rsidP="00B839DF">
            <w:pPr>
              <w:pStyle w:val="ListParagraph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Adeguamento integrazione </w:t>
            </w:r>
            <w:r w:rsidRPr="003B4FF9">
              <w:rPr>
                <w:rFonts w:asciiTheme="majorHAnsi" w:hAnsiTheme="majorHAnsi" w:cstheme="majorHAnsi"/>
                <w:noProof/>
                <w:sz w:val="22"/>
                <w:szCs w:val="22"/>
              </w:rPr>
              <w:t>SAP NAC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 </w:t>
            </w:r>
          </w:p>
          <w:p w14:paraId="6CD479BD" w14:textId="66FAEBAF" w:rsidR="000C2573" w:rsidRDefault="000C2573" w:rsidP="00B839DF">
            <w:pPr>
              <w:pStyle w:val="ListParagraph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Adeguamento integrazione </w:t>
            </w:r>
            <w:r w:rsidR="00E561EE">
              <w:rPr>
                <w:rFonts w:asciiTheme="majorHAnsi" w:hAnsiTheme="majorHAnsi" w:cstheme="majorHAnsi"/>
                <w:noProof/>
                <w:sz w:val="22"/>
                <w:szCs w:val="22"/>
              </w:rPr>
              <w:t>AMS/</w:t>
            </w: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>SEPA</w:t>
            </w:r>
          </w:p>
          <w:p w14:paraId="3F863F12" w14:textId="77777777" w:rsidR="003F13EB" w:rsidRDefault="000C2573" w:rsidP="003D0B07">
            <w:pPr>
              <w:pStyle w:val="ListParagraph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0" w:author="Torrente Alessandra" w:date="2021-04-19T11:39:00Z"/>
                <w:rFonts w:asciiTheme="majorHAnsi" w:hAnsiTheme="majorHAnsi" w:cstheme="majorHAnsi"/>
                <w:noProof/>
                <w:sz w:val="22"/>
                <w:szCs w:val="22"/>
              </w:rPr>
            </w:pPr>
            <w:r w:rsidRPr="00011439">
              <w:rPr>
                <w:rFonts w:asciiTheme="majorHAnsi" w:hAnsiTheme="majorHAnsi" w:cstheme="majorHAnsi"/>
                <w:noProof/>
                <w:sz w:val="22"/>
                <w:szCs w:val="22"/>
              </w:rPr>
              <w:t>Adeguamento integrazione Card1</w:t>
            </w:r>
          </w:p>
          <w:p w14:paraId="27CC0207" w14:textId="77777777" w:rsidR="00337FA6" w:rsidRPr="003B4FF9" w:rsidRDefault="00337FA6" w:rsidP="00337FA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1" w:author="Torrente Alessandra" w:date="2021-04-19T11:40:00Z"/>
                <w:rFonts w:asciiTheme="majorHAnsi" w:hAnsiTheme="majorHAnsi" w:cstheme="majorHAnsi"/>
                <w:noProof/>
                <w:sz w:val="22"/>
                <w:szCs w:val="22"/>
              </w:rPr>
            </w:pPr>
            <w:ins w:id="52" w:author="Torrente Alessandra" w:date="2021-04-19T11:40:00Z">
              <w:r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t xml:space="preserve">Implementazione di una nuova vista </w:t>
              </w:r>
              <w:r w:rsidRPr="007C32D5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t>con l’anagrafica delle banche aderenti al SEDA</w:t>
              </w:r>
            </w:ins>
          </w:p>
          <w:p w14:paraId="58769691" w14:textId="77777777" w:rsidR="00337FA6" w:rsidRDefault="00337FA6" w:rsidP="00337FA6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3" w:author="Torrente Alessandra" w:date="2021-04-19T11:40:00Z"/>
                <w:rFonts w:asciiTheme="majorHAnsi" w:hAnsiTheme="majorHAnsi" w:cstheme="majorHAnsi"/>
                <w:noProof/>
                <w:sz w:val="22"/>
                <w:szCs w:val="22"/>
              </w:rPr>
            </w:pPr>
            <w:ins w:id="54" w:author="Torrente Alessandra" w:date="2021-04-19T11:40:00Z">
              <w:r w:rsidRPr="007C32D5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t>Manutenzione manuale della tabella al variare dell’anagrafica</w:t>
              </w:r>
              <w:r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t xml:space="preserve">, </w:t>
              </w:r>
              <w:r w:rsidRPr="007C32D5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t>prevedendo eventuale import excel semplificato</w:t>
              </w:r>
            </w:ins>
          </w:p>
          <w:p w14:paraId="2E4F3FFF" w14:textId="587B1237" w:rsidR="00337FA6" w:rsidRPr="003D0B07" w:rsidRDefault="00337FA6" w:rsidP="00337FA6">
            <w:pPr>
              <w:pStyle w:val="ListParagraph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ins w:id="55" w:author="Torrente Alessandra" w:date="2021-04-19T11:40:00Z">
              <w:r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t>Implementazione di due nuovi flussi C:D tra il CRM EMM e AMS</w:t>
              </w:r>
            </w:ins>
          </w:p>
        </w:tc>
      </w:tr>
    </w:tbl>
    <w:p w14:paraId="7E8DE1D8" w14:textId="6ECA0A5D" w:rsidR="005E2725" w:rsidRPr="00E6269E" w:rsidRDefault="005E2725" w:rsidP="00B839DF">
      <w:pPr>
        <w:pStyle w:val="ENItesto"/>
        <w:rPr>
          <w:rFonts w:asciiTheme="majorHAnsi" w:hAnsiTheme="majorHAnsi" w:cstheme="majorHAnsi"/>
        </w:rPr>
      </w:pPr>
    </w:p>
    <w:p w14:paraId="30A8009B" w14:textId="05C34610" w:rsidR="00D7625A" w:rsidRDefault="00D7625A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5FD5BBA" w14:textId="06C6D0DE" w:rsidR="00194025" w:rsidRDefault="003D0B07" w:rsidP="00B839DF">
      <w:pPr>
        <w:pStyle w:val="Heading1"/>
        <w:numPr>
          <w:ilvl w:val="0"/>
          <w:numId w:val="1"/>
        </w:numPr>
        <w:jc w:val="both"/>
      </w:pPr>
      <w:bookmarkStart w:id="56" w:name="_Toc69807208"/>
      <w:r>
        <w:lastRenderedPageBreak/>
        <w:t>Portale My</w:t>
      </w:r>
      <w:r w:rsidR="00194025" w:rsidRPr="00194025">
        <w:t>Multicard</w:t>
      </w:r>
      <w:bookmarkEnd w:id="56"/>
    </w:p>
    <w:p w14:paraId="61099D93" w14:textId="77777777" w:rsidR="00ED3A3A" w:rsidRPr="00ED3A3A" w:rsidRDefault="00ED3A3A" w:rsidP="00B839DF">
      <w:pPr>
        <w:jc w:val="both"/>
      </w:pPr>
    </w:p>
    <w:p w14:paraId="04F002D7" w14:textId="53E2FB32" w:rsidR="00ED3A3A" w:rsidRDefault="00BA4669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In fase di </w:t>
      </w:r>
      <w:r w:rsidR="00E52EAF">
        <w:rPr>
          <w:rFonts w:asciiTheme="majorHAnsi" w:hAnsiTheme="majorHAnsi"/>
          <w:sz w:val="22"/>
          <w:szCs w:val="22"/>
        </w:rPr>
        <w:t>registrazione di un nuovo cliente</w:t>
      </w:r>
      <w:r>
        <w:rPr>
          <w:rFonts w:asciiTheme="majorHAnsi" w:hAnsiTheme="majorHAnsi"/>
          <w:sz w:val="22"/>
          <w:szCs w:val="22"/>
        </w:rPr>
        <w:t xml:space="preserve"> </w:t>
      </w:r>
      <w:r w:rsidR="00B01D35">
        <w:rPr>
          <w:rFonts w:asciiTheme="majorHAnsi" w:hAnsiTheme="majorHAnsi"/>
          <w:sz w:val="22"/>
          <w:szCs w:val="22"/>
        </w:rPr>
        <w:t>tramite il</w:t>
      </w:r>
      <w:r>
        <w:rPr>
          <w:rFonts w:asciiTheme="majorHAnsi" w:hAnsiTheme="majorHAnsi"/>
          <w:sz w:val="22"/>
          <w:szCs w:val="22"/>
        </w:rPr>
        <w:t xml:space="preserve"> portale MyMulticard</w:t>
      </w:r>
      <w:r w:rsidR="00ED3A3A">
        <w:rPr>
          <w:rFonts w:asciiTheme="majorHAnsi" w:hAnsiTheme="majorHAnsi"/>
          <w:sz w:val="22"/>
          <w:szCs w:val="22"/>
        </w:rPr>
        <w:t xml:space="preserve"> </w:t>
      </w:r>
      <w:r w:rsidR="00B01D35">
        <w:rPr>
          <w:rFonts w:asciiTheme="majorHAnsi" w:hAnsiTheme="majorHAnsi"/>
          <w:sz w:val="22"/>
          <w:szCs w:val="22"/>
        </w:rPr>
        <w:t>(processo di a</w:t>
      </w:r>
      <w:r w:rsidR="00E52EAF">
        <w:rPr>
          <w:rFonts w:asciiTheme="majorHAnsi" w:hAnsiTheme="majorHAnsi"/>
          <w:sz w:val="22"/>
          <w:szCs w:val="22"/>
        </w:rPr>
        <w:t>desione</w:t>
      </w:r>
      <w:r w:rsidR="00B01D35">
        <w:rPr>
          <w:rFonts w:asciiTheme="majorHAnsi" w:hAnsiTheme="majorHAnsi"/>
          <w:sz w:val="22"/>
          <w:szCs w:val="22"/>
        </w:rPr>
        <w:t xml:space="preserve"> online</w:t>
      </w:r>
      <w:r w:rsidR="00E52EAF">
        <w:rPr>
          <w:rFonts w:asciiTheme="majorHAnsi" w:hAnsiTheme="majorHAnsi"/>
          <w:sz w:val="22"/>
          <w:szCs w:val="22"/>
        </w:rPr>
        <w:t xml:space="preserve">), </w:t>
      </w:r>
      <w:r w:rsidR="00ED3A3A">
        <w:rPr>
          <w:rFonts w:asciiTheme="majorHAnsi" w:hAnsiTheme="majorHAnsi"/>
          <w:sz w:val="22"/>
          <w:szCs w:val="22"/>
        </w:rPr>
        <w:t xml:space="preserve">dovrà essere possibile </w:t>
      </w:r>
      <w:r w:rsidR="00E52EAF">
        <w:rPr>
          <w:rFonts w:asciiTheme="majorHAnsi" w:hAnsiTheme="majorHAnsi"/>
          <w:sz w:val="22"/>
          <w:szCs w:val="22"/>
        </w:rPr>
        <w:t xml:space="preserve">inserire anche IBAN </w:t>
      </w:r>
      <w:del w:id="57" w:author="Torrente Alessandra" w:date="2021-04-19T10:31:00Z">
        <w:r w:rsidR="00E52EAF" w:rsidDel="005C1ADD">
          <w:rPr>
            <w:rFonts w:asciiTheme="majorHAnsi" w:hAnsiTheme="majorHAnsi"/>
            <w:sz w:val="22"/>
            <w:szCs w:val="22"/>
          </w:rPr>
          <w:delText xml:space="preserve">esteri e non solo </w:delText>
        </w:r>
        <w:r w:rsidR="000D49FA" w:rsidDel="005C1ADD">
          <w:rPr>
            <w:rFonts w:asciiTheme="majorHAnsi" w:hAnsiTheme="majorHAnsi"/>
            <w:sz w:val="22"/>
            <w:szCs w:val="22"/>
          </w:rPr>
          <w:delText xml:space="preserve">IBAN </w:delText>
        </w:r>
        <w:r w:rsidR="00E52EAF" w:rsidDel="005C1ADD">
          <w:rPr>
            <w:rFonts w:asciiTheme="majorHAnsi" w:hAnsiTheme="majorHAnsi"/>
            <w:sz w:val="22"/>
            <w:szCs w:val="22"/>
          </w:rPr>
          <w:delText>italiani</w:delText>
        </w:r>
      </w:del>
      <w:ins w:id="58" w:author="Torrente Alessandra" w:date="2021-04-19T10:31:00Z">
        <w:r w:rsidR="005C1ADD">
          <w:rPr>
            <w:rFonts w:asciiTheme="majorHAnsi" w:hAnsiTheme="majorHAnsi"/>
            <w:sz w:val="22"/>
            <w:szCs w:val="22"/>
          </w:rPr>
          <w:t>non aderenti al SEDA</w:t>
        </w:r>
      </w:ins>
      <w:del w:id="59" w:author="Torrente Alessandra" w:date="2021-04-19T10:31:00Z">
        <w:r w:rsidR="00B01D35" w:rsidDel="005C1ADD">
          <w:rPr>
            <w:rFonts w:asciiTheme="majorHAnsi" w:hAnsiTheme="majorHAnsi"/>
            <w:sz w:val="22"/>
            <w:szCs w:val="22"/>
          </w:rPr>
          <w:delText>,</w:delText>
        </w:r>
        <w:r w:rsidR="00E52EAF" w:rsidDel="005C1ADD">
          <w:rPr>
            <w:rFonts w:asciiTheme="majorHAnsi" w:hAnsiTheme="majorHAnsi"/>
            <w:sz w:val="22"/>
            <w:szCs w:val="22"/>
          </w:rPr>
          <w:delText xml:space="preserve"> come avviene ora</w:delText>
        </w:r>
      </w:del>
      <w:r w:rsidR="00E52EAF">
        <w:rPr>
          <w:rFonts w:asciiTheme="majorHAnsi" w:hAnsiTheme="majorHAnsi"/>
          <w:sz w:val="22"/>
          <w:szCs w:val="22"/>
        </w:rPr>
        <w:t>.</w:t>
      </w:r>
    </w:p>
    <w:p w14:paraId="1A587AA2" w14:textId="251DFA28" w:rsidR="00194025" w:rsidRDefault="00ED3A3A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A tal proposito v</w:t>
      </w:r>
      <w:r w:rsidR="00194025" w:rsidRPr="00194025">
        <w:rPr>
          <w:rFonts w:asciiTheme="majorHAnsi" w:hAnsiTheme="majorHAnsi"/>
          <w:sz w:val="22"/>
          <w:szCs w:val="22"/>
        </w:rPr>
        <w:t xml:space="preserve">erranno modificati i </w:t>
      </w:r>
      <w:r w:rsidR="000D49FA">
        <w:rPr>
          <w:rFonts w:asciiTheme="majorHAnsi" w:hAnsiTheme="majorHAnsi"/>
          <w:sz w:val="22"/>
          <w:szCs w:val="22"/>
        </w:rPr>
        <w:t>controlli</w:t>
      </w:r>
      <w:r w:rsidR="00194025" w:rsidRPr="00194025">
        <w:rPr>
          <w:rFonts w:asciiTheme="majorHAnsi" w:hAnsiTheme="majorHAnsi"/>
          <w:sz w:val="22"/>
          <w:szCs w:val="22"/>
        </w:rPr>
        <w:t xml:space="preserve"> su</w:t>
      </w:r>
      <w:r w:rsidR="00DB362B">
        <w:rPr>
          <w:rFonts w:asciiTheme="majorHAnsi" w:hAnsiTheme="majorHAnsi"/>
          <w:sz w:val="22"/>
          <w:szCs w:val="22"/>
        </w:rPr>
        <w:t>l campo IBAN attualmente</w:t>
      </w:r>
      <w:r w:rsidR="00194025" w:rsidRPr="00194025">
        <w:rPr>
          <w:rFonts w:asciiTheme="majorHAnsi" w:hAnsiTheme="majorHAnsi"/>
          <w:sz w:val="22"/>
          <w:szCs w:val="22"/>
        </w:rPr>
        <w:t xml:space="preserve"> present</w:t>
      </w:r>
      <w:r w:rsidR="00DB362B">
        <w:rPr>
          <w:rFonts w:asciiTheme="majorHAnsi" w:hAnsiTheme="majorHAnsi"/>
          <w:sz w:val="22"/>
          <w:szCs w:val="22"/>
        </w:rPr>
        <w:t>e</w:t>
      </w:r>
      <w:r w:rsidR="00194025" w:rsidRPr="00194025">
        <w:rPr>
          <w:rFonts w:asciiTheme="majorHAnsi" w:hAnsiTheme="majorHAnsi"/>
          <w:sz w:val="22"/>
          <w:szCs w:val="22"/>
        </w:rPr>
        <w:t xml:space="preserve"> nelle pa</w:t>
      </w:r>
      <w:r w:rsidR="00BA4669">
        <w:rPr>
          <w:rFonts w:asciiTheme="majorHAnsi" w:hAnsiTheme="majorHAnsi"/>
          <w:sz w:val="22"/>
          <w:szCs w:val="22"/>
        </w:rPr>
        <w:t>gine di Adesione del portale</w:t>
      </w:r>
      <w:r w:rsidR="00B76FFB">
        <w:rPr>
          <w:rFonts w:asciiTheme="majorHAnsi" w:hAnsiTheme="majorHAnsi"/>
          <w:sz w:val="22"/>
          <w:szCs w:val="22"/>
        </w:rPr>
        <w:t>.</w:t>
      </w:r>
    </w:p>
    <w:p w14:paraId="31DB5A7B" w14:textId="66154FE2" w:rsidR="00BA4669" w:rsidRDefault="00BA4669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19811B35" w14:textId="50BD2980" w:rsidR="007849D4" w:rsidRPr="00B76FFB" w:rsidRDefault="00B76FFB" w:rsidP="000F178A">
      <w:pPr>
        <w:pStyle w:val="Heading2"/>
        <w:numPr>
          <w:ilvl w:val="1"/>
          <w:numId w:val="9"/>
        </w:numPr>
        <w:jc w:val="both"/>
      </w:pPr>
      <w:r>
        <w:t xml:space="preserve"> </w:t>
      </w:r>
      <w:bookmarkStart w:id="60" w:name="_Toc69807209"/>
      <w:r>
        <w:t>Adesione</w:t>
      </w:r>
      <w:bookmarkEnd w:id="60"/>
    </w:p>
    <w:p w14:paraId="5AF732F2" w14:textId="77777777" w:rsidR="008B2A83" w:rsidRPr="008B2A83" w:rsidRDefault="008B2A83" w:rsidP="008B2A83">
      <w:pPr>
        <w:pStyle w:val="ListParagraph"/>
        <w:keepNext/>
        <w:keepLines/>
        <w:numPr>
          <w:ilvl w:val="0"/>
          <w:numId w:val="7"/>
        </w:numPr>
        <w:spacing w:before="240"/>
        <w:outlineLvl w:val="0"/>
        <w:rPr>
          <w:rFonts w:asciiTheme="majorHAnsi" w:eastAsiaTheme="majorEastAsia" w:hAnsiTheme="majorHAnsi" w:cstheme="majorBidi"/>
          <w:vanish/>
          <w:color w:val="2E74B5" w:themeColor="accent1" w:themeShade="BF"/>
          <w:sz w:val="32"/>
          <w:szCs w:val="32"/>
        </w:rPr>
      </w:pPr>
      <w:bookmarkStart w:id="61" w:name="_Toc62578608"/>
      <w:bookmarkStart w:id="62" w:name="_Toc62578775"/>
      <w:bookmarkStart w:id="63" w:name="_Toc69723477"/>
      <w:bookmarkStart w:id="64" w:name="_Toc69737059"/>
      <w:bookmarkStart w:id="65" w:name="_Toc69807210"/>
      <w:bookmarkEnd w:id="61"/>
      <w:bookmarkEnd w:id="62"/>
      <w:bookmarkEnd w:id="63"/>
      <w:bookmarkEnd w:id="64"/>
      <w:bookmarkEnd w:id="65"/>
    </w:p>
    <w:p w14:paraId="034F0642" w14:textId="77777777" w:rsidR="008B2A83" w:rsidRPr="008B2A83" w:rsidRDefault="008B2A83" w:rsidP="008B2A83">
      <w:pPr>
        <w:pStyle w:val="ListParagraph"/>
        <w:keepNext/>
        <w:keepLines/>
        <w:numPr>
          <w:ilvl w:val="0"/>
          <w:numId w:val="7"/>
        </w:numPr>
        <w:spacing w:before="240"/>
        <w:outlineLvl w:val="0"/>
        <w:rPr>
          <w:rFonts w:asciiTheme="majorHAnsi" w:eastAsiaTheme="majorEastAsia" w:hAnsiTheme="majorHAnsi" w:cstheme="majorBidi"/>
          <w:vanish/>
          <w:color w:val="2E74B5" w:themeColor="accent1" w:themeShade="BF"/>
          <w:sz w:val="32"/>
          <w:szCs w:val="32"/>
        </w:rPr>
      </w:pPr>
      <w:bookmarkStart w:id="66" w:name="_Toc62578776"/>
      <w:bookmarkStart w:id="67" w:name="_Toc69723478"/>
      <w:bookmarkStart w:id="68" w:name="_Toc69737060"/>
      <w:bookmarkStart w:id="69" w:name="_Toc69807211"/>
      <w:bookmarkEnd w:id="66"/>
      <w:bookmarkEnd w:id="67"/>
      <w:bookmarkEnd w:id="68"/>
      <w:bookmarkEnd w:id="69"/>
    </w:p>
    <w:p w14:paraId="38FA1083" w14:textId="77777777" w:rsidR="008B2A83" w:rsidRPr="008B2A83" w:rsidRDefault="008B2A83" w:rsidP="008B2A83">
      <w:pPr>
        <w:pStyle w:val="ListParagraph"/>
        <w:keepNext/>
        <w:keepLines/>
        <w:numPr>
          <w:ilvl w:val="0"/>
          <w:numId w:val="7"/>
        </w:numPr>
        <w:spacing w:before="240"/>
        <w:outlineLvl w:val="0"/>
        <w:rPr>
          <w:rFonts w:asciiTheme="majorHAnsi" w:eastAsiaTheme="majorEastAsia" w:hAnsiTheme="majorHAnsi" w:cstheme="majorBidi"/>
          <w:vanish/>
          <w:color w:val="2E74B5" w:themeColor="accent1" w:themeShade="BF"/>
          <w:sz w:val="32"/>
          <w:szCs w:val="32"/>
        </w:rPr>
      </w:pPr>
      <w:bookmarkStart w:id="70" w:name="_Toc62578777"/>
      <w:bookmarkStart w:id="71" w:name="_Toc69723479"/>
      <w:bookmarkStart w:id="72" w:name="_Toc69737061"/>
      <w:bookmarkStart w:id="73" w:name="_Toc69807212"/>
      <w:bookmarkEnd w:id="70"/>
      <w:bookmarkEnd w:id="71"/>
      <w:bookmarkEnd w:id="72"/>
      <w:bookmarkEnd w:id="73"/>
    </w:p>
    <w:p w14:paraId="45D91ED1" w14:textId="77777777" w:rsidR="008B2A83" w:rsidRPr="008B2A83" w:rsidRDefault="008B2A83" w:rsidP="008B2A83">
      <w:pPr>
        <w:pStyle w:val="ListParagraph"/>
        <w:keepNext/>
        <w:keepLines/>
        <w:numPr>
          <w:ilvl w:val="1"/>
          <w:numId w:val="7"/>
        </w:numPr>
        <w:spacing w:before="40" w:line="360" w:lineRule="auto"/>
        <w:outlineLvl w:val="1"/>
        <w:rPr>
          <w:rFonts w:asciiTheme="majorHAnsi" w:eastAsiaTheme="majorEastAsia" w:hAnsiTheme="majorHAnsi" w:cstheme="majorHAnsi"/>
          <w:vanish/>
          <w:color w:val="2E74B5" w:themeColor="accent1" w:themeShade="BF"/>
          <w:sz w:val="26"/>
          <w:szCs w:val="26"/>
        </w:rPr>
      </w:pPr>
      <w:bookmarkStart w:id="74" w:name="_Toc62578778"/>
      <w:bookmarkStart w:id="75" w:name="_Toc69723480"/>
      <w:bookmarkStart w:id="76" w:name="_Toc69737062"/>
      <w:bookmarkStart w:id="77" w:name="_Toc69807213"/>
      <w:bookmarkEnd w:id="74"/>
      <w:bookmarkEnd w:id="75"/>
      <w:bookmarkEnd w:id="76"/>
      <w:bookmarkEnd w:id="77"/>
    </w:p>
    <w:p w14:paraId="1B45DDA7" w14:textId="41005C13" w:rsidR="007849D4" w:rsidRPr="003B2D40" w:rsidRDefault="007849D4" w:rsidP="008B2A83">
      <w:pPr>
        <w:pStyle w:val="Heading3"/>
      </w:pPr>
      <w:bookmarkStart w:id="78" w:name="_Toc69807214"/>
      <w:r w:rsidRPr="003B2D40">
        <w:t xml:space="preserve">Adesione </w:t>
      </w:r>
      <w:r w:rsidR="000D49FA">
        <w:t>– AS IS</w:t>
      </w:r>
      <w:bookmarkEnd w:id="78"/>
    </w:p>
    <w:p w14:paraId="59922D89" w14:textId="626DEBC0" w:rsidR="007849D4" w:rsidRDefault="00E52EAF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Nella configurazione attuale,</w:t>
      </w:r>
      <w:r w:rsidR="007849D4">
        <w:rPr>
          <w:rFonts w:asciiTheme="majorHAnsi" w:hAnsiTheme="majorHAnsi"/>
          <w:sz w:val="22"/>
          <w:szCs w:val="22"/>
        </w:rPr>
        <w:t xml:space="preserve"> in fase di </w:t>
      </w:r>
      <w:r w:rsidR="000D49FA">
        <w:rPr>
          <w:rFonts w:asciiTheme="majorHAnsi" w:hAnsiTheme="majorHAnsi"/>
          <w:sz w:val="22"/>
          <w:szCs w:val="22"/>
        </w:rPr>
        <w:t xml:space="preserve">registrazione di un nuovo </w:t>
      </w:r>
      <w:r w:rsidR="007849D4">
        <w:rPr>
          <w:rFonts w:asciiTheme="majorHAnsi" w:hAnsiTheme="majorHAnsi"/>
          <w:sz w:val="22"/>
          <w:szCs w:val="22"/>
        </w:rPr>
        <w:t>cliente Multicard Easy</w:t>
      </w:r>
      <w:r w:rsidR="00B76FFB">
        <w:rPr>
          <w:rFonts w:asciiTheme="majorHAnsi" w:hAnsiTheme="majorHAnsi"/>
          <w:sz w:val="22"/>
          <w:szCs w:val="22"/>
        </w:rPr>
        <w:t>, Multicard o Truckpass24</w:t>
      </w:r>
      <w:r w:rsidR="007849D4">
        <w:rPr>
          <w:rFonts w:asciiTheme="majorHAnsi" w:hAnsiTheme="majorHAnsi"/>
          <w:sz w:val="22"/>
          <w:szCs w:val="22"/>
        </w:rPr>
        <w:t xml:space="preserve"> l’utente </w:t>
      </w:r>
      <w:r w:rsidR="00C55EF4">
        <w:rPr>
          <w:rFonts w:asciiTheme="majorHAnsi" w:hAnsiTheme="majorHAnsi"/>
          <w:sz w:val="22"/>
          <w:szCs w:val="22"/>
        </w:rPr>
        <w:t xml:space="preserve">può inserire </w:t>
      </w:r>
      <w:r w:rsidR="00B01D35">
        <w:rPr>
          <w:rFonts w:asciiTheme="majorHAnsi" w:hAnsiTheme="majorHAnsi"/>
          <w:sz w:val="22"/>
          <w:szCs w:val="22"/>
        </w:rPr>
        <w:t>solamente un IBAN italiano nella pagina “Dati bancari –Sepa Direct Debit”.</w:t>
      </w:r>
    </w:p>
    <w:p w14:paraId="0F2E8951" w14:textId="77777777" w:rsidR="007849D4" w:rsidRDefault="007849D4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6C2EC698" w14:textId="22EA64D1" w:rsidR="00AD5B75" w:rsidRDefault="00B731CE" w:rsidP="00AD5B75">
      <w:pPr>
        <w:keepNext/>
        <w:spacing w:line="360" w:lineRule="auto"/>
        <w:jc w:val="both"/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0E30C3" wp14:editId="080A03E4">
                <wp:simplePos x="0" y="0"/>
                <wp:positionH relativeFrom="column">
                  <wp:posOffset>4133215</wp:posOffset>
                </wp:positionH>
                <wp:positionV relativeFrom="paragraph">
                  <wp:posOffset>609600</wp:posOffset>
                </wp:positionV>
                <wp:extent cx="1943100" cy="476250"/>
                <wp:effectExtent l="19050" t="1905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476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B7A3FBB" id="Rectangle 22" o:spid="_x0000_s1026" style="position:absolute;margin-left:325.45pt;margin-top:48pt;width:153pt;height:3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" filled="f" strokecolor="red" strokeweight="3pt"/>
            </w:pict>
          </mc:Fallback>
        </mc:AlternateContent>
      </w:r>
      <w:r w:rsidR="002C6DFA">
        <w:rPr>
          <w:noProof/>
          <w:lang w:eastAsia="it-IT"/>
        </w:rPr>
        <w:drawing>
          <wp:inline distT="0" distB="0" distL="0" distR="0" wp14:anchorId="5459F8BB" wp14:editId="152A77E6">
            <wp:extent cx="6217920" cy="31089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EF07" w14:textId="188A65DF" w:rsidR="007849D4" w:rsidRDefault="00AD5B75" w:rsidP="00AD5B75">
      <w:pPr>
        <w:pStyle w:val="Caption"/>
        <w:jc w:val="center"/>
        <w:rPr>
          <w:rFonts w:asciiTheme="majorHAnsi" w:hAnsiTheme="majorHAnsi"/>
          <w:sz w:val="22"/>
          <w:szCs w:val="22"/>
        </w:rPr>
      </w:pPr>
      <w:r w:rsidRPr="002C6DFA">
        <w:t xml:space="preserve">Figura </w:t>
      </w:r>
      <w:fldSimple w:instr=" SEQ Figura \* ARABIC ">
        <w:r w:rsidR="00E60EC6">
          <w:rPr>
            <w:noProof/>
          </w:rPr>
          <w:t>1</w:t>
        </w:r>
      </w:fldSimple>
      <w:r w:rsidRPr="002C6DFA">
        <w:t xml:space="preserve"> – Portale MyMulticard -  Adesione </w:t>
      </w:r>
      <w:r w:rsidR="00E52EAF">
        <w:t>–</w:t>
      </w:r>
      <w:r w:rsidRPr="002C6DFA">
        <w:t xml:space="preserve"> </w:t>
      </w:r>
      <w:r w:rsidR="00E52EAF">
        <w:t xml:space="preserve">Dati bancari - </w:t>
      </w:r>
      <w:r w:rsidRPr="002C6DFA">
        <w:t>AS IS</w:t>
      </w:r>
    </w:p>
    <w:p w14:paraId="0A19317D" w14:textId="2E621781" w:rsidR="00BA4669" w:rsidRDefault="00BA4669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04C5BDFE" w14:textId="1481AFDA" w:rsidR="00005036" w:rsidRDefault="0055008A" w:rsidP="00B839D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sistema effettua i controlli</w:t>
      </w:r>
      <w:r w:rsidR="00005036">
        <w:rPr>
          <w:rFonts w:asciiTheme="majorHAnsi" w:hAnsiTheme="majorHAnsi"/>
          <w:sz w:val="22"/>
          <w:szCs w:val="22"/>
        </w:rPr>
        <w:t xml:space="preserve"> di validazione dell’IBAN</w:t>
      </w:r>
      <w:r>
        <w:rPr>
          <w:rFonts w:asciiTheme="majorHAnsi" w:hAnsiTheme="majorHAnsi"/>
          <w:sz w:val="22"/>
          <w:szCs w:val="22"/>
        </w:rPr>
        <w:t>:</w:t>
      </w:r>
    </w:p>
    <w:p w14:paraId="677EA77D" w14:textId="6A31A6B1" w:rsidR="00955AFC" w:rsidRDefault="00C55EF4" w:rsidP="000F178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Il campo è </w:t>
      </w:r>
      <w:r w:rsidR="00005036">
        <w:rPr>
          <w:rFonts w:asciiTheme="majorHAnsi" w:hAnsiTheme="majorHAnsi"/>
          <w:sz w:val="22"/>
          <w:szCs w:val="22"/>
        </w:rPr>
        <w:t xml:space="preserve">lungo 27 caratteri ed è </w:t>
      </w:r>
      <w:r>
        <w:rPr>
          <w:rFonts w:asciiTheme="majorHAnsi" w:hAnsiTheme="majorHAnsi"/>
          <w:sz w:val="22"/>
          <w:szCs w:val="22"/>
        </w:rPr>
        <w:t>composto da 3 lettere e 24 cifre</w:t>
      </w:r>
    </w:p>
    <w:p w14:paraId="03DED7AE" w14:textId="00A76D29" w:rsidR="002F16F2" w:rsidRDefault="002F16F2" w:rsidP="000F178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ha questa struttura:</w:t>
      </w:r>
    </w:p>
    <w:p w14:paraId="23728B86" w14:textId="01081F53" w:rsidR="002F16F2" w:rsidRDefault="00005036" w:rsidP="000F178A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Codice nazione</w:t>
      </w:r>
      <w:r>
        <w:rPr>
          <w:rFonts w:asciiTheme="majorHAnsi" w:hAnsiTheme="majorHAnsi"/>
          <w:sz w:val="22"/>
          <w:szCs w:val="22"/>
        </w:rPr>
        <w:t xml:space="preserve">: </w:t>
      </w:r>
      <w:r w:rsidR="00C55EF4" w:rsidRPr="00877F36">
        <w:rPr>
          <w:rFonts w:asciiTheme="majorHAnsi" w:hAnsiTheme="majorHAnsi"/>
          <w:sz w:val="22"/>
          <w:szCs w:val="22"/>
        </w:rPr>
        <w:t xml:space="preserve">sigla iniziale </w:t>
      </w:r>
      <w:r w:rsidR="00955AFC" w:rsidRPr="00877F36">
        <w:rPr>
          <w:rFonts w:asciiTheme="majorHAnsi" w:hAnsiTheme="majorHAnsi"/>
          <w:sz w:val="22"/>
          <w:szCs w:val="22"/>
        </w:rPr>
        <w:t xml:space="preserve">che </w:t>
      </w:r>
      <w:r w:rsidR="00C55EF4" w:rsidRPr="00877F36">
        <w:rPr>
          <w:rFonts w:asciiTheme="majorHAnsi" w:hAnsiTheme="majorHAnsi"/>
          <w:sz w:val="22"/>
          <w:szCs w:val="22"/>
        </w:rPr>
        <w:t>i</w:t>
      </w:r>
      <w:r>
        <w:rPr>
          <w:rFonts w:asciiTheme="majorHAnsi" w:hAnsiTheme="majorHAnsi"/>
          <w:sz w:val="22"/>
          <w:szCs w:val="22"/>
        </w:rPr>
        <w:t>dentifica che la nazionalità del conto. Attualmente viene accettato solo il valore “IT”</w:t>
      </w:r>
    </w:p>
    <w:p w14:paraId="065B4EC3" w14:textId="04EA4BB8" w:rsidR="002F16F2" w:rsidRDefault="00005036" w:rsidP="000F178A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Numeri di controllo</w:t>
      </w:r>
      <w:r>
        <w:rPr>
          <w:rFonts w:asciiTheme="majorHAnsi" w:hAnsiTheme="majorHAnsi"/>
          <w:sz w:val="22"/>
          <w:szCs w:val="22"/>
        </w:rPr>
        <w:t xml:space="preserve">: </w:t>
      </w:r>
      <w:r w:rsidR="000D6494">
        <w:rPr>
          <w:rFonts w:asciiTheme="majorHAnsi" w:hAnsiTheme="majorHAnsi"/>
          <w:sz w:val="22"/>
          <w:szCs w:val="22"/>
        </w:rPr>
        <w:t xml:space="preserve">campo </w:t>
      </w:r>
      <w:r>
        <w:rPr>
          <w:rFonts w:asciiTheme="majorHAnsi" w:hAnsiTheme="majorHAnsi"/>
          <w:sz w:val="22"/>
          <w:szCs w:val="22"/>
        </w:rPr>
        <w:t>composto da 2 cifre</w:t>
      </w:r>
      <w:r w:rsidR="003B1922">
        <w:rPr>
          <w:rFonts w:asciiTheme="majorHAnsi" w:hAnsiTheme="majorHAnsi"/>
          <w:sz w:val="22"/>
          <w:szCs w:val="22"/>
        </w:rPr>
        <w:t xml:space="preserve"> (deve essere coerente con il resto dei valori dell’IBAN)</w:t>
      </w:r>
    </w:p>
    <w:p w14:paraId="56C1F1C0" w14:textId="0A8F281A" w:rsidR="002F16F2" w:rsidRDefault="00005036" w:rsidP="000F178A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CIN</w:t>
      </w:r>
      <w:r>
        <w:rPr>
          <w:rFonts w:asciiTheme="majorHAnsi" w:hAnsiTheme="majorHAnsi"/>
          <w:sz w:val="22"/>
          <w:szCs w:val="22"/>
        </w:rPr>
        <w:t>: composto da 1 lettera</w:t>
      </w:r>
      <w:r w:rsidR="003B1922">
        <w:rPr>
          <w:rFonts w:asciiTheme="majorHAnsi" w:hAnsiTheme="majorHAnsi"/>
          <w:sz w:val="22"/>
          <w:szCs w:val="22"/>
        </w:rPr>
        <w:t xml:space="preserve"> (coerente con BBAN)</w:t>
      </w:r>
    </w:p>
    <w:p w14:paraId="5AF535A2" w14:textId="102E778C" w:rsidR="002F16F2" w:rsidRDefault="00005036" w:rsidP="000F178A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lastRenderedPageBreak/>
        <w:t>ABI</w:t>
      </w:r>
      <w:r>
        <w:rPr>
          <w:rFonts w:asciiTheme="majorHAnsi" w:hAnsiTheme="majorHAnsi"/>
          <w:sz w:val="22"/>
          <w:szCs w:val="22"/>
        </w:rPr>
        <w:t xml:space="preserve">: composto da </w:t>
      </w:r>
      <w:r w:rsidR="000D6494">
        <w:rPr>
          <w:rFonts w:asciiTheme="majorHAnsi" w:hAnsiTheme="majorHAnsi"/>
          <w:sz w:val="22"/>
          <w:szCs w:val="22"/>
        </w:rPr>
        <w:t xml:space="preserve">5 caratteri numerici </w:t>
      </w:r>
      <w:r w:rsidR="002F16F2" w:rsidRPr="00955AFC">
        <w:rPr>
          <w:rFonts w:asciiTheme="majorHAnsi" w:hAnsiTheme="majorHAnsi"/>
          <w:sz w:val="22"/>
          <w:szCs w:val="22"/>
        </w:rPr>
        <w:t>che ident</w:t>
      </w:r>
      <w:r>
        <w:rPr>
          <w:rFonts w:asciiTheme="majorHAnsi" w:hAnsiTheme="majorHAnsi"/>
          <w:sz w:val="22"/>
          <w:szCs w:val="22"/>
        </w:rPr>
        <w:t>ificano l’istituto bancario</w:t>
      </w:r>
    </w:p>
    <w:p w14:paraId="3E4D027A" w14:textId="6CCD2CD3" w:rsidR="002F16F2" w:rsidRDefault="00005036" w:rsidP="000F178A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CAB</w:t>
      </w:r>
      <w:r>
        <w:rPr>
          <w:rFonts w:asciiTheme="majorHAnsi" w:hAnsiTheme="majorHAnsi"/>
          <w:sz w:val="22"/>
          <w:szCs w:val="22"/>
        </w:rPr>
        <w:t xml:space="preserve">: composto </w:t>
      </w:r>
      <w:r w:rsidR="002F16F2">
        <w:rPr>
          <w:rFonts w:asciiTheme="majorHAnsi" w:hAnsiTheme="majorHAnsi"/>
          <w:sz w:val="22"/>
          <w:szCs w:val="22"/>
        </w:rPr>
        <w:t>5 caratteri</w:t>
      </w:r>
      <w:r w:rsidR="00955AFC" w:rsidRPr="00877F36">
        <w:rPr>
          <w:rFonts w:asciiTheme="majorHAnsi" w:hAnsiTheme="majorHAnsi"/>
          <w:sz w:val="22"/>
          <w:szCs w:val="22"/>
        </w:rPr>
        <w:t xml:space="preserve"> riferiti al</w:t>
      </w:r>
      <w:r>
        <w:rPr>
          <w:rFonts w:asciiTheme="majorHAnsi" w:hAnsiTheme="majorHAnsi"/>
          <w:sz w:val="22"/>
          <w:szCs w:val="22"/>
        </w:rPr>
        <w:t>la filiale di riferimento</w:t>
      </w:r>
    </w:p>
    <w:p w14:paraId="0DC3287E" w14:textId="3E255029" w:rsidR="00955AFC" w:rsidRPr="00877F36" w:rsidRDefault="00005036" w:rsidP="000F178A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Conto corrente</w:t>
      </w:r>
      <w:r>
        <w:rPr>
          <w:rFonts w:asciiTheme="majorHAnsi" w:hAnsiTheme="majorHAnsi"/>
          <w:sz w:val="22"/>
          <w:szCs w:val="22"/>
        </w:rPr>
        <w:t>: composto da 12 cifre</w:t>
      </w:r>
    </w:p>
    <w:p w14:paraId="628011BF" w14:textId="62FA6D06" w:rsidR="007849D4" w:rsidRDefault="007849D4" w:rsidP="00E52EAF">
      <w:pPr>
        <w:spacing w:line="360" w:lineRule="auto"/>
        <w:jc w:val="both"/>
        <w:rPr>
          <w:ins w:id="79" w:author="Torrente Alessandra" w:date="2021-04-19T10:33:00Z"/>
        </w:rPr>
      </w:pPr>
    </w:p>
    <w:p w14:paraId="3C355A85" w14:textId="4EA38C93" w:rsidR="0066494E" w:rsidRPr="0066494E" w:rsidRDefault="0066494E" w:rsidP="00E52EAF">
      <w:pPr>
        <w:spacing w:line="360" w:lineRule="auto"/>
        <w:jc w:val="both"/>
        <w:rPr>
          <w:ins w:id="80" w:author="Torrente Alessandra" w:date="2021-04-19T10:34:00Z"/>
          <w:rFonts w:asciiTheme="majorHAnsi" w:hAnsiTheme="majorHAnsi"/>
          <w:sz w:val="22"/>
          <w:szCs w:val="22"/>
          <w:rPrChange w:id="81" w:author="Torrente Alessandra" w:date="2021-04-19T10:34:00Z">
            <w:rPr>
              <w:ins w:id="82" w:author="Torrente Alessandra" w:date="2021-04-19T10:34:00Z"/>
            </w:rPr>
          </w:rPrChange>
        </w:rPr>
      </w:pPr>
      <w:ins w:id="83" w:author="Torrente Alessandra" w:date="2021-04-19T10:33:00Z">
        <w:r w:rsidRPr="0066494E">
          <w:rPr>
            <w:rFonts w:asciiTheme="majorHAnsi" w:hAnsiTheme="majorHAnsi"/>
            <w:b/>
            <w:sz w:val="22"/>
            <w:szCs w:val="22"/>
            <w:rPrChange w:id="84" w:author="Torrente Alessandra" w:date="2021-04-19T10:35:00Z">
              <w:rPr/>
            </w:rPrChange>
          </w:rPr>
          <w:t>Nota</w:t>
        </w:r>
        <w:r w:rsidRPr="0066494E">
          <w:rPr>
            <w:rFonts w:asciiTheme="majorHAnsi" w:hAnsiTheme="majorHAnsi"/>
            <w:sz w:val="22"/>
            <w:szCs w:val="22"/>
            <w:rPrChange w:id="85" w:author="Torrente Alessandra" w:date="2021-04-19T10:34:00Z">
              <w:rPr/>
            </w:rPrChange>
          </w:rPr>
          <w:t xml:space="preserve">: Attualmente non è presente una distinzione tra IBAN </w:t>
        </w:r>
      </w:ins>
      <w:ins w:id="86" w:author="Torrente Alessandra" w:date="2021-04-19T10:34:00Z">
        <w:r w:rsidRPr="0066494E">
          <w:rPr>
            <w:rFonts w:asciiTheme="majorHAnsi" w:hAnsiTheme="majorHAnsi"/>
            <w:sz w:val="22"/>
            <w:szCs w:val="22"/>
            <w:rPrChange w:id="87" w:author="Torrente Alessandra" w:date="2021-04-19T10:34:00Z">
              <w:rPr/>
            </w:rPrChange>
          </w:rPr>
          <w:t xml:space="preserve">italiani </w:t>
        </w:r>
      </w:ins>
      <w:ins w:id="88" w:author="Torrente Alessandra" w:date="2021-04-19T10:33:00Z">
        <w:r w:rsidRPr="0066494E">
          <w:rPr>
            <w:rFonts w:asciiTheme="majorHAnsi" w:hAnsiTheme="majorHAnsi"/>
            <w:sz w:val="22"/>
            <w:szCs w:val="22"/>
            <w:rPrChange w:id="89" w:author="Torrente Alessandra" w:date="2021-04-19T10:34:00Z">
              <w:rPr/>
            </w:rPrChange>
          </w:rPr>
          <w:t>aderenti o non aderenti al SEDA</w:t>
        </w:r>
      </w:ins>
      <w:ins w:id="90" w:author="Torrente Alessandra" w:date="2021-04-19T10:34:00Z">
        <w:r>
          <w:rPr>
            <w:rFonts w:asciiTheme="majorHAnsi" w:hAnsiTheme="majorHAnsi"/>
            <w:sz w:val="22"/>
            <w:szCs w:val="22"/>
          </w:rPr>
          <w:t xml:space="preserve"> che </w:t>
        </w:r>
        <w:r w:rsidRPr="0066494E">
          <w:rPr>
            <w:rFonts w:asciiTheme="majorHAnsi" w:hAnsiTheme="majorHAnsi"/>
            <w:sz w:val="22"/>
            <w:szCs w:val="22"/>
            <w:rPrChange w:id="91" w:author="Torrente Alessandra" w:date="2021-04-19T10:34:00Z">
              <w:rPr/>
            </w:rPrChange>
          </w:rPr>
          <w:t>in fase di inserimento sono soggetti agli stessi controlli.</w:t>
        </w:r>
      </w:ins>
    </w:p>
    <w:p w14:paraId="21EAB80F" w14:textId="77777777" w:rsidR="0066494E" w:rsidRDefault="0066494E" w:rsidP="00E52EAF">
      <w:pPr>
        <w:spacing w:line="360" w:lineRule="auto"/>
        <w:jc w:val="both"/>
      </w:pPr>
    </w:p>
    <w:p w14:paraId="43B16A26" w14:textId="3FB444A1" w:rsidR="00BA4669" w:rsidRPr="00B76FFB" w:rsidRDefault="000D49FA" w:rsidP="00B01D35">
      <w:pPr>
        <w:pStyle w:val="Heading3"/>
      </w:pPr>
      <w:bookmarkStart w:id="92" w:name="_Toc69807215"/>
      <w:r>
        <w:t xml:space="preserve">Adesione – </w:t>
      </w:r>
      <w:r w:rsidR="007849D4" w:rsidRPr="00B76FFB">
        <w:t>TO BE</w:t>
      </w:r>
      <w:bookmarkEnd w:id="92"/>
    </w:p>
    <w:p w14:paraId="413EC838" w14:textId="75589C2F" w:rsidR="005C1ADD" w:rsidRDefault="00D11419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Nel processo di registrazione di un nuovo cliente sarà </w:t>
      </w:r>
      <w:r w:rsidR="007849D4">
        <w:rPr>
          <w:rFonts w:asciiTheme="majorHAnsi" w:hAnsiTheme="majorHAnsi"/>
          <w:sz w:val="22"/>
          <w:szCs w:val="22"/>
        </w:rPr>
        <w:t xml:space="preserve">necessario modificare i </w:t>
      </w:r>
      <w:r w:rsidR="000D49FA">
        <w:rPr>
          <w:rFonts w:asciiTheme="majorHAnsi" w:hAnsiTheme="majorHAnsi"/>
          <w:sz w:val="22"/>
          <w:szCs w:val="22"/>
        </w:rPr>
        <w:t>controlli</w:t>
      </w:r>
      <w:r w:rsidR="007849D4">
        <w:rPr>
          <w:rFonts w:asciiTheme="majorHAnsi" w:hAnsiTheme="majorHAnsi"/>
          <w:sz w:val="22"/>
          <w:szCs w:val="22"/>
        </w:rPr>
        <w:t xml:space="preserve"> relativi a</w:t>
      </w:r>
      <w:r w:rsidR="00955AFC">
        <w:rPr>
          <w:rFonts w:asciiTheme="majorHAnsi" w:hAnsiTheme="majorHAnsi"/>
          <w:sz w:val="22"/>
          <w:szCs w:val="22"/>
        </w:rPr>
        <w:t>l</w:t>
      </w:r>
      <w:r w:rsidR="007849D4">
        <w:rPr>
          <w:rFonts w:asciiTheme="majorHAnsi" w:hAnsiTheme="majorHAnsi"/>
          <w:sz w:val="22"/>
          <w:szCs w:val="22"/>
        </w:rPr>
        <w:t xml:space="preserve"> camp</w:t>
      </w:r>
      <w:r w:rsidR="00955AFC">
        <w:rPr>
          <w:rFonts w:asciiTheme="majorHAnsi" w:hAnsiTheme="majorHAnsi"/>
          <w:sz w:val="22"/>
          <w:szCs w:val="22"/>
        </w:rPr>
        <w:t>o IBAN in modo che vengano accettati anche gli I</w:t>
      </w:r>
      <w:r w:rsidR="000D6494">
        <w:rPr>
          <w:rFonts w:asciiTheme="majorHAnsi" w:hAnsiTheme="majorHAnsi"/>
          <w:sz w:val="22"/>
          <w:szCs w:val="22"/>
        </w:rPr>
        <w:t>BAN esteri.</w:t>
      </w:r>
    </w:p>
    <w:p w14:paraId="0F7BE4FB" w14:textId="4CB5317F" w:rsidR="000D6494" w:rsidRDefault="000D6494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A tal proposito </w:t>
      </w:r>
      <w:r w:rsidR="00B55266">
        <w:rPr>
          <w:rFonts w:asciiTheme="majorHAnsi" w:hAnsiTheme="majorHAnsi"/>
          <w:sz w:val="22"/>
          <w:szCs w:val="22"/>
        </w:rPr>
        <w:t>nella pagina “Dati bancari –</w:t>
      </w:r>
      <w:r w:rsidR="003D0B07">
        <w:rPr>
          <w:rFonts w:asciiTheme="majorHAnsi" w:hAnsiTheme="majorHAnsi"/>
          <w:sz w:val="22"/>
          <w:szCs w:val="22"/>
        </w:rPr>
        <w:t xml:space="preserve"> </w:t>
      </w:r>
      <w:r w:rsidR="00B55266">
        <w:rPr>
          <w:rFonts w:asciiTheme="majorHAnsi" w:hAnsiTheme="majorHAnsi"/>
          <w:sz w:val="22"/>
          <w:szCs w:val="22"/>
        </w:rPr>
        <w:t xml:space="preserve">Sepa Direct Debit” </w:t>
      </w:r>
      <w:r w:rsidR="00B01D35">
        <w:rPr>
          <w:rFonts w:asciiTheme="majorHAnsi" w:hAnsiTheme="majorHAnsi"/>
          <w:sz w:val="22"/>
          <w:szCs w:val="22"/>
        </w:rPr>
        <w:t>verrà</w:t>
      </w:r>
      <w:r w:rsidR="00B55266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aggiunto un nuovo campo che identificherà la nazionalità del conto cor</w:t>
      </w:r>
      <w:r w:rsidR="00B01D35">
        <w:rPr>
          <w:rFonts w:asciiTheme="majorHAnsi" w:hAnsiTheme="majorHAnsi"/>
          <w:sz w:val="22"/>
          <w:szCs w:val="22"/>
        </w:rPr>
        <w:t>rente come nel seguente esempio.</w:t>
      </w:r>
    </w:p>
    <w:p w14:paraId="75090F43" w14:textId="189134EF" w:rsidR="000D6494" w:rsidRDefault="000D6494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28D2038A" w14:textId="2EB636CF" w:rsidR="00D11419" w:rsidRDefault="00D11419" w:rsidP="00D11419">
      <w:pPr>
        <w:keepNext/>
        <w:spacing w:line="360" w:lineRule="auto"/>
        <w:jc w:val="both"/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059AD7" wp14:editId="79256CBC">
                <wp:simplePos x="0" y="0"/>
                <wp:positionH relativeFrom="column">
                  <wp:posOffset>4171314</wp:posOffset>
                </wp:positionH>
                <wp:positionV relativeFrom="paragraph">
                  <wp:posOffset>617220</wp:posOffset>
                </wp:positionV>
                <wp:extent cx="2009775" cy="476250"/>
                <wp:effectExtent l="19050" t="1905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4762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83DF0E3" id="Rectangle 15" o:spid="_x0000_s1026" style="position:absolute;margin-left:328.45pt;margin-top:48.6pt;width:158.25pt;height:3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" filled="f" strokecolor="#00b050" strokeweight="3pt"/>
            </w:pict>
          </mc:Fallback>
        </mc:AlternateContent>
      </w:r>
      <w:r w:rsidR="00A80A61">
        <w:rPr>
          <w:noProof/>
          <w:lang w:eastAsia="it-IT"/>
        </w:rPr>
        <w:drawing>
          <wp:inline distT="0" distB="0" distL="0" distR="0" wp14:anchorId="5998640B" wp14:editId="36F8427D">
            <wp:extent cx="6217920" cy="3390182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25"/>
                    <a:stretch/>
                  </pic:blipFill>
                  <pic:spPr bwMode="auto">
                    <a:xfrm>
                      <a:off x="0" y="0"/>
                      <a:ext cx="6217920" cy="339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86921" w14:textId="1AD13ED5" w:rsidR="000D6494" w:rsidRDefault="00D11419" w:rsidP="00D11419">
      <w:pPr>
        <w:pStyle w:val="Caption"/>
        <w:jc w:val="center"/>
        <w:rPr>
          <w:rFonts w:asciiTheme="majorHAnsi" w:hAnsiTheme="majorHAnsi"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2</w:t>
        </w:r>
      </w:fldSimple>
      <w:r>
        <w:t xml:space="preserve"> - </w:t>
      </w:r>
      <w:r w:rsidRPr="00137D9E">
        <w:t xml:space="preserve">Portale MyMulticard -  Adesione - </w:t>
      </w:r>
      <w:r>
        <w:t>TO BE</w:t>
      </w:r>
    </w:p>
    <w:p w14:paraId="5DCF43A2" w14:textId="0C7765D1" w:rsidR="003B1922" w:rsidRDefault="003B1922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3DFDB761" w14:textId="77777777" w:rsidR="00A80A61" w:rsidRDefault="00A80A61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nuovo campo “Nazione c</w:t>
      </w:r>
      <w:r w:rsidR="00D11419">
        <w:rPr>
          <w:rFonts w:asciiTheme="majorHAnsi" w:hAnsiTheme="majorHAnsi"/>
          <w:sz w:val="22"/>
          <w:szCs w:val="22"/>
        </w:rPr>
        <w:t xml:space="preserve">onto corrente” sarà valorizzato di default con la nazione “Italia”. </w:t>
      </w:r>
    </w:p>
    <w:p w14:paraId="30653414" w14:textId="6E05F962" w:rsidR="00D11419" w:rsidRDefault="00D11419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Tramite il </w:t>
      </w:r>
      <w:r w:rsidR="003B1922">
        <w:rPr>
          <w:rFonts w:asciiTheme="majorHAnsi" w:hAnsiTheme="majorHAnsi"/>
          <w:sz w:val="22"/>
          <w:szCs w:val="22"/>
        </w:rPr>
        <w:t xml:space="preserve">menu a tendina </w:t>
      </w:r>
      <w:r>
        <w:rPr>
          <w:rFonts w:asciiTheme="majorHAnsi" w:hAnsiTheme="majorHAnsi"/>
          <w:sz w:val="22"/>
          <w:szCs w:val="22"/>
        </w:rPr>
        <w:t xml:space="preserve">l’utente avrà la possibilità di selezionare una nazione </w:t>
      </w:r>
      <w:r w:rsidR="00A80A61">
        <w:rPr>
          <w:rFonts w:asciiTheme="majorHAnsi" w:hAnsiTheme="majorHAnsi"/>
          <w:sz w:val="22"/>
          <w:szCs w:val="22"/>
        </w:rPr>
        <w:t>estera</w:t>
      </w:r>
      <w:r>
        <w:rPr>
          <w:rFonts w:asciiTheme="majorHAnsi" w:hAnsiTheme="majorHAnsi"/>
          <w:sz w:val="22"/>
          <w:szCs w:val="22"/>
        </w:rPr>
        <w:t>.</w:t>
      </w:r>
    </w:p>
    <w:p w14:paraId="5260EF2C" w14:textId="63ABB8CF" w:rsidR="00D11419" w:rsidRDefault="00B01D35" w:rsidP="00B01D3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L’elenco dei valori possibili del nuovo campo è riportato nel file allegato </w:t>
      </w:r>
      <w:r w:rsidRPr="00B01D35">
        <w:rPr>
          <w:rFonts w:asciiTheme="majorHAnsi" w:hAnsiTheme="majorHAnsi"/>
          <w:i/>
          <w:sz w:val="22"/>
          <w:szCs w:val="22"/>
        </w:rPr>
        <w:t>Codici ISO Nazioni</w:t>
      </w:r>
      <w:r>
        <w:rPr>
          <w:rFonts w:asciiTheme="majorHAnsi" w:hAnsiTheme="majorHAnsi"/>
          <w:sz w:val="22"/>
          <w:szCs w:val="22"/>
        </w:rPr>
        <w:t xml:space="preserve"> allegato al capitolo </w:t>
      </w:r>
      <w:r>
        <w:rPr>
          <w:rFonts w:asciiTheme="majorHAnsi" w:hAnsiTheme="majorHAnsi"/>
          <w:sz w:val="22"/>
          <w:szCs w:val="22"/>
        </w:rPr>
        <w:fldChar w:fldCharType="begin"/>
      </w:r>
      <w:r>
        <w:rPr>
          <w:rFonts w:asciiTheme="majorHAnsi" w:hAnsiTheme="majorHAnsi"/>
          <w:sz w:val="22"/>
          <w:szCs w:val="22"/>
        </w:rPr>
        <w:instrText xml:space="preserve"> REF _Ref62575388 \r \h </w:instrText>
      </w:r>
      <w:r>
        <w:rPr>
          <w:rFonts w:asciiTheme="majorHAnsi" w:hAnsiTheme="majorHAnsi"/>
          <w:sz w:val="22"/>
          <w:szCs w:val="22"/>
        </w:rPr>
      </w:r>
      <w:r>
        <w:rPr>
          <w:rFonts w:asciiTheme="majorHAnsi" w:hAnsiTheme="majorHAnsi"/>
          <w:sz w:val="22"/>
          <w:szCs w:val="22"/>
        </w:rPr>
        <w:fldChar w:fldCharType="separate"/>
      </w:r>
      <w:r>
        <w:rPr>
          <w:rFonts w:asciiTheme="majorHAnsi" w:hAnsiTheme="majorHAnsi"/>
          <w:sz w:val="22"/>
          <w:szCs w:val="22"/>
        </w:rPr>
        <w:t>6</w:t>
      </w:r>
      <w:r>
        <w:rPr>
          <w:rFonts w:asciiTheme="majorHAnsi" w:hAnsiTheme="majorHAnsi"/>
          <w:sz w:val="22"/>
          <w:szCs w:val="22"/>
        </w:rPr>
        <w:fldChar w:fldCharType="end"/>
      </w:r>
      <w:r>
        <w:rPr>
          <w:rFonts w:asciiTheme="majorHAnsi" w:hAnsiTheme="majorHAnsi"/>
          <w:sz w:val="22"/>
          <w:szCs w:val="22"/>
        </w:rPr>
        <w:t>.</w:t>
      </w:r>
    </w:p>
    <w:p w14:paraId="09F70F03" w14:textId="77777777" w:rsidR="00D11419" w:rsidRDefault="00D11419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6F08F4F7" w14:textId="06227D4D" w:rsidR="003B1922" w:rsidRDefault="00D11419" w:rsidP="00955AF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cui il valore del campo “</w:t>
      </w:r>
      <w:r w:rsidR="00971EA4">
        <w:rPr>
          <w:rFonts w:asciiTheme="majorHAnsi" w:hAnsiTheme="majorHAnsi"/>
          <w:sz w:val="22"/>
          <w:szCs w:val="22"/>
        </w:rPr>
        <w:t>Nazione conto corrente</w:t>
      </w:r>
      <w:r w:rsidR="003D0B07">
        <w:rPr>
          <w:rFonts w:asciiTheme="majorHAnsi" w:hAnsiTheme="majorHAnsi"/>
          <w:sz w:val="22"/>
          <w:szCs w:val="22"/>
        </w:rPr>
        <w:t xml:space="preserve">” sia impostato su </w:t>
      </w:r>
      <w:r>
        <w:rPr>
          <w:rFonts w:asciiTheme="majorHAnsi" w:hAnsiTheme="majorHAnsi"/>
          <w:sz w:val="22"/>
          <w:szCs w:val="22"/>
        </w:rPr>
        <w:t xml:space="preserve">“Italia”, il sistema effettuerà i mededismi controlli ad oggi in essere sugli IBAN italiani. </w:t>
      </w:r>
    </w:p>
    <w:p w14:paraId="3350C76C" w14:textId="194AA85B" w:rsidR="00D11419" w:rsidRDefault="00D11419" w:rsidP="00D11419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t>Nel caso in cu</w:t>
      </w:r>
      <w:r w:rsidR="00A80A61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>onto corrente” sia impostato su un valore diverso da “Italia”, il sistema effettuerà i seguenti controlli:</w:t>
      </w:r>
    </w:p>
    <w:p w14:paraId="43321012" w14:textId="7191DA21" w:rsidR="00D11419" w:rsidRDefault="00D11419" w:rsidP="00894CE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Le prime due lettere dell’IBAN dovranno corrispondere al</w:t>
      </w:r>
      <w:r w:rsidR="00B55266">
        <w:rPr>
          <w:rFonts w:asciiTheme="majorHAnsi" w:hAnsiTheme="majorHAnsi"/>
          <w:sz w:val="22"/>
          <w:szCs w:val="22"/>
        </w:rPr>
        <w:t xml:space="preserve"> codice ISO della nazione</w:t>
      </w:r>
      <w:r>
        <w:rPr>
          <w:rFonts w:asciiTheme="majorHAnsi" w:hAnsiTheme="majorHAnsi"/>
          <w:sz w:val="22"/>
          <w:szCs w:val="22"/>
        </w:rPr>
        <w:t xml:space="preserve"> </w:t>
      </w:r>
      <w:r w:rsidR="00B55266">
        <w:rPr>
          <w:rFonts w:asciiTheme="majorHAnsi" w:hAnsiTheme="majorHAnsi"/>
          <w:sz w:val="22"/>
          <w:szCs w:val="22"/>
        </w:rPr>
        <w:t>selezionata</w:t>
      </w:r>
      <w:r w:rsidR="00A80A61">
        <w:rPr>
          <w:rFonts w:asciiTheme="majorHAnsi" w:hAnsiTheme="majorHAnsi"/>
          <w:sz w:val="22"/>
          <w:szCs w:val="22"/>
        </w:rPr>
        <w:t xml:space="preserve"> nel menu a tendina “Nazione c</w:t>
      </w:r>
      <w:r>
        <w:rPr>
          <w:rFonts w:asciiTheme="majorHAnsi" w:hAnsiTheme="majorHAnsi"/>
          <w:sz w:val="22"/>
          <w:szCs w:val="22"/>
        </w:rPr>
        <w:t>onto corrente”</w:t>
      </w:r>
    </w:p>
    <w:p w14:paraId="5E6A5CDA" w14:textId="15B61939" w:rsidR="00883C6F" w:rsidRDefault="00883C6F" w:rsidP="00894CE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Verrà </w:t>
      </w:r>
      <w:r w:rsidR="0023437C">
        <w:rPr>
          <w:rFonts w:asciiTheme="majorHAnsi" w:hAnsiTheme="majorHAnsi"/>
          <w:sz w:val="22"/>
          <w:szCs w:val="22"/>
        </w:rPr>
        <w:t>effettuata</w:t>
      </w:r>
      <w:r>
        <w:rPr>
          <w:rFonts w:asciiTheme="majorHAnsi" w:hAnsiTheme="majorHAnsi"/>
          <w:sz w:val="22"/>
          <w:szCs w:val="22"/>
        </w:rPr>
        <w:t xml:space="preserve"> </w:t>
      </w:r>
      <w:r w:rsidR="0023437C">
        <w:rPr>
          <w:rFonts w:asciiTheme="majorHAnsi" w:hAnsiTheme="majorHAnsi"/>
          <w:sz w:val="22"/>
          <w:szCs w:val="22"/>
        </w:rPr>
        <w:t>la validazione delle</w:t>
      </w:r>
      <w:r>
        <w:rPr>
          <w:rFonts w:asciiTheme="majorHAnsi" w:hAnsiTheme="majorHAnsi"/>
          <w:sz w:val="22"/>
          <w:szCs w:val="22"/>
        </w:rPr>
        <w:t xml:space="preserve"> cifre di controllo </w:t>
      </w:r>
      <w:r w:rsidR="0023437C">
        <w:rPr>
          <w:rFonts w:asciiTheme="majorHAnsi" w:hAnsiTheme="majorHAnsi"/>
          <w:sz w:val="22"/>
          <w:szCs w:val="22"/>
        </w:rPr>
        <w:t>per assicurarsi che l’IBAN sia formalmente valido</w:t>
      </w:r>
    </w:p>
    <w:p w14:paraId="393681DC" w14:textId="52832F17" w:rsidR="00883C6F" w:rsidRPr="00D11419" w:rsidRDefault="00883C6F" w:rsidP="00894CE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Non verrà effettuato il controllo sul CIN </w:t>
      </w:r>
      <w:r w:rsidR="0023437C">
        <w:rPr>
          <w:rFonts w:asciiTheme="majorHAnsi" w:hAnsiTheme="majorHAnsi"/>
          <w:sz w:val="22"/>
          <w:szCs w:val="22"/>
        </w:rPr>
        <w:t>(non presente per gli IBAN di tutte le nazioni estere)</w:t>
      </w:r>
    </w:p>
    <w:p w14:paraId="337CF2CE" w14:textId="51F39ACD" w:rsidR="00D11419" w:rsidRDefault="00D11419" w:rsidP="00894CE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Non verrà effettuato nessun controllo sulla lunghezza del campo</w:t>
      </w:r>
      <w:r w:rsidR="00883C6F">
        <w:rPr>
          <w:rFonts w:asciiTheme="majorHAnsi" w:hAnsiTheme="majorHAnsi"/>
          <w:sz w:val="22"/>
          <w:szCs w:val="22"/>
        </w:rPr>
        <w:t xml:space="preserve"> che può variare a seconda della nazione</w:t>
      </w:r>
      <w:r w:rsidR="00E52EAF">
        <w:rPr>
          <w:rFonts w:asciiTheme="majorHAnsi" w:hAnsiTheme="majorHAnsi"/>
          <w:sz w:val="22"/>
          <w:szCs w:val="22"/>
        </w:rPr>
        <w:t>.</w:t>
      </w:r>
    </w:p>
    <w:p w14:paraId="74316070" w14:textId="77777777" w:rsidR="00877F36" w:rsidRDefault="00877F36" w:rsidP="00877F36">
      <w:pPr>
        <w:rPr>
          <w:rFonts w:asciiTheme="majorHAnsi" w:hAnsiTheme="majorHAnsi"/>
          <w:sz w:val="22"/>
          <w:szCs w:val="22"/>
        </w:rPr>
      </w:pPr>
    </w:p>
    <w:p w14:paraId="18E4AA7B" w14:textId="14E0BC83" w:rsidR="0066494E" w:rsidRPr="0004776C" w:rsidRDefault="0066494E" w:rsidP="0066494E">
      <w:pPr>
        <w:spacing w:line="360" w:lineRule="auto"/>
        <w:jc w:val="both"/>
        <w:rPr>
          <w:ins w:id="93" w:author="Torrente Alessandra" w:date="2021-04-19T10:37:00Z"/>
          <w:rFonts w:asciiTheme="majorHAnsi" w:hAnsiTheme="majorHAnsi"/>
          <w:sz w:val="22"/>
          <w:szCs w:val="22"/>
        </w:rPr>
      </w:pPr>
      <w:ins w:id="94" w:author="Torrente Alessandra" w:date="2021-04-19T10:37:00Z">
        <w:r w:rsidRPr="0004776C">
          <w:rPr>
            <w:rFonts w:asciiTheme="majorHAnsi" w:hAnsiTheme="majorHAnsi"/>
            <w:b/>
            <w:sz w:val="22"/>
            <w:szCs w:val="22"/>
          </w:rPr>
          <w:t>Nota</w:t>
        </w:r>
        <w:r w:rsidRPr="0004776C">
          <w:rPr>
            <w:rFonts w:asciiTheme="majorHAnsi" w:hAnsiTheme="majorHAnsi"/>
            <w:sz w:val="22"/>
            <w:szCs w:val="22"/>
          </w:rPr>
          <w:t xml:space="preserve">: </w:t>
        </w:r>
        <w:r>
          <w:rPr>
            <w:rFonts w:asciiTheme="majorHAnsi" w:hAnsiTheme="majorHAnsi"/>
            <w:sz w:val="22"/>
            <w:szCs w:val="22"/>
          </w:rPr>
          <w:t xml:space="preserve">Non sono previste modifiche al processo in essere per gli </w:t>
        </w:r>
        <w:r w:rsidRPr="0004776C">
          <w:rPr>
            <w:rFonts w:asciiTheme="majorHAnsi" w:hAnsiTheme="majorHAnsi"/>
            <w:sz w:val="22"/>
            <w:szCs w:val="22"/>
          </w:rPr>
          <w:t xml:space="preserve"> IBAN italiani</w:t>
        </w:r>
      </w:ins>
      <w:ins w:id="95" w:author="Torrente Alessandra" w:date="2021-04-19T10:38:00Z">
        <w:r>
          <w:rPr>
            <w:rFonts w:asciiTheme="majorHAnsi" w:hAnsiTheme="majorHAnsi"/>
            <w:sz w:val="22"/>
            <w:szCs w:val="22"/>
          </w:rPr>
          <w:t xml:space="preserve"> non</w:t>
        </w:r>
      </w:ins>
      <w:ins w:id="96" w:author="Torrente Alessandra" w:date="2021-04-19T10:37:00Z">
        <w:r w:rsidRPr="0004776C">
          <w:rPr>
            <w:rFonts w:asciiTheme="majorHAnsi" w:hAnsiTheme="majorHAnsi"/>
            <w:sz w:val="22"/>
            <w:szCs w:val="22"/>
          </w:rPr>
          <w:t xml:space="preserve"> aderenti al SEDA</w:t>
        </w:r>
        <w:r>
          <w:rPr>
            <w:rFonts w:asciiTheme="majorHAnsi" w:hAnsiTheme="majorHAnsi"/>
            <w:sz w:val="22"/>
            <w:szCs w:val="22"/>
          </w:rPr>
          <w:t>.</w:t>
        </w:r>
      </w:ins>
    </w:p>
    <w:p w14:paraId="42842F93" w14:textId="558BFB26" w:rsidR="009B5A4A" w:rsidRDefault="009B5A4A" w:rsidP="009B5A4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762ECA73" w14:textId="43C2FBA2" w:rsidR="009B5A4A" w:rsidRDefault="009B5A4A" w:rsidP="000F178A">
      <w:pPr>
        <w:pStyle w:val="Heading2"/>
        <w:numPr>
          <w:ilvl w:val="1"/>
          <w:numId w:val="9"/>
        </w:numPr>
        <w:jc w:val="both"/>
      </w:pPr>
      <w:bookmarkStart w:id="97" w:name="_Toc69807216"/>
      <w:r w:rsidRPr="009B5A4A">
        <w:t>Modifica</w:t>
      </w:r>
      <w:r w:rsidR="008A555B">
        <w:t xml:space="preserve"> </w:t>
      </w:r>
      <w:r w:rsidR="00005036">
        <w:t>d</w:t>
      </w:r>
      <w:r w:rsidRPr="009B5A4A">
        <w:t>ati bancari</w:t>
      </w:r>
      <w:bookmarkEnd w:id="97"/>
    </w:p>
    <w:p w14:paraId="14CDB636" w14:textId="36074505" w:rsidR="009B5A4A" w:rsidRDefault="009B5A4A" w:rsidP="009B5A4A"/>
    <w:p w14:paraId="3A1DA0AF" w14:textId="77777777" w:rsidR="008B2A83" w:rsidRPr="008B2A83" w:rsidRDefault="008B2A83" w:rsidP="008B2A83">
      <w:pPr>
        <w:pStyle w:val="ListParagraph"/>
        <w:keepNext/>
        <w:keepLines/>
        <w:numPr>
          <w:ilvl w:val="1"/>
          <w:numId w:val="7"/>
        </w:numPr>
        <w:spacing w:before="40" w:line="360" w:lineRule="auto"/>
        <w:outlineLvl w:val="1"/>
        <w:rPr>
          <w:rFonts w:asciiTheme="majorHAnsi" w:eastAsiaTheme="majorEastAsia" w:hAnsiTheme="majorHAnsi" w:cstheme="majorHAnsi"/>
          <w:vanish/>
          <w:color w:val="2E74B5" w:themeColor="accent1" w:themeShade="BF"/>
          <w:sz w:val="26"/>
          <w:szCs w:val="26"/>
        </w:rPr>
      </w:pPr>
      <w:bookmarkStart w:id="98" w:name="_Toc62578782"/>
      <w:bookmarkStart w:id="99" w:name="_Toc69723484"/>
      <w:bookmarkStart w:id="100" w:name="_Toc69737066"/>
      <w:bookmarkStart w:id="101" w:name="_Toc69807217"/>
      <w:bookmarkEnd w:id="98"/>
      <w:bookmarkEnd w:id="99"/>
      <w:bookmarkEnd w:id="100"/>
      <w:bookmarkEnd w:id="101"/>
    </w:p>
    <w:p w14:paraId="24C583B8" w14:textId="77777777" w:rsidR="008B2A83" w:rsidRPr="008B2A83" w:rsidRDefault="008B2A83" w:rsidP="008B2A83">
      <w:pPr>
        <w:pStyle w:val="ListParagraph"/>
        <w:keepNext/>
        <w:keepLines/>
        <w:numPr>
          <w:ilvl w:val="1"/>
          <w:numId w:val="7"/>
        </w:numPr>
        <w:spacing w:before="40" w:line="360" w:lineRule="auto"/>
        <w:outlineLvl w:val="1"/>
        <w:rPr>
          <w:rFonts w:asciiTheme="majorHAnsi" w:eastAsiaTheme="majorEastAsia" w:hAnsiTheme="majorHAnsi" w:cstheme="majorHAnsi"/>
          <w:vanish/>
          <w:color w:val="2E74B5" w:themeColor="accent1" w:themeShade="BF"/>
          <w:sz w:val="26"/>
          <w:szCs w:val="26"/>
        </w:rPr>
      </w:pPr>
      <w:bookmarkStart w:id="102" w:name="_Toc62578783"/>
      <w:bookmarkStart w:id="103" w:name="_Toc69723485"/>
      <w:bookmarkStart w:id="104" w:name="_Toc69737067"/>
      <w:bookmarkStart w:id="105" w:name="_Toc69807218"/>
      <w:bookmarkEnd w:id="102"/>
      <w:bookmarkEnd w:id="103"/>
      <w:bookmarkEnd w:id="104"/>
      <w:bookmarkEnd w:id="105"/>
    </w:p>
    <w:p w14:paraId="4FEF8E68" w14:textId="7D3B3D5F" w:rsidR="009B5A4A" w:rsidRPr="009B5A4A" w:rsidRDefault="009B5A4A" w:rsidP="008B2A83">
      <w:pPr>
        <w:pStyle w:val="Heading3"/>
        <w:numPr>
          <w:ilvl w:val="2"/>
          <w:numId w:val="9"/>
        </w:numPr>
      </w:pPr>
      <w:bookmarkStart w:id="106" w:name="_Toc69807219"/>
      <w:r>
        <w:t xml:space="preserve">Modifica dati bancari </w:t>
      </w:r>
      <w:r w:rsidR="00A80A61">
        <w:t xml:space="preserve">- </w:t>
      </w:r>
      <w:r>
        <w:t>AS IS</w:t>
      </w:r>
      <w:bookmarkEnd w:id="106"/>
    </w:p>
    <w:p w14:paraId="63166A78" w14:textId="6B96CFB2" w:rsidR="009B5A4A" w:rsidRDefault="008A555B" w:rsidP="009B5A4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Attualmente su</w:t>
      </w:r>
      <w:r w:rsidR="00B55266">
        <w:rPr>
          <w:rFonts w:asciiTheme="majorHAnsi" w:hAnsiTheme="majorHAnsi"/>
          <w:sz w:val="22"/>
          <w:szCs w:val="22"/>
        </w:rPr>
        <w:t>l</w:t>
      </w:r>
      <w:r>
        <w:rPr>
          <w:rFonts w:asciiTheme="majorHAnsi" w:hAnsiTheme="majorHAnsi"/>
          <w:sz w:val="22"/>
          <w:szCs w:val="22"/>
        </w:rPr>
        <w:t xml:space="preserve"> portale MyMulticard l’utente può modificare i propri dati bancari nella sezione “Dati bancari”.</w:t>
      </w:r>
    </w:p>
    <w:p w14:paraId="77214DEC" w14:textId="74EAA346" w:rsidR="008A555B" w:rsidRDefault="008A555B" w:rsidP="009B5A4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Cliccando sul bottone “Modifica” l’utente accede alla seguente </w:t>
      </w:r>
      <w:r w:rsidR="007855B2">
        <w:rPr>
          <w:rFonts w:asciiTheme="majorHAnsi" w:hAnsiTheme="majorHAnsi"/>
          <w:sz w:val="22"/>
          <w:szCs w:val="22"/>
        </w:rPr>
        <w:t>pagina</w:t>
      </w:r>
      <w:r w:rsidR="00B01D35">
        <w:rPr>
          <w:rFonts w:asciiTheme="majorHAnsi" w:hAnsiTheme="majorHAnsi"/>
          <w:sz w:val="22"/>
          <w:szCs w:val="22"/>
        </w:rPr>
        <w:t xml:space="preserve"> “Modifica dati bancari”.</w:t>
      </w:r>
    </w:p>
    <w:p w14:paraId="62C9E29C" w14:textId="77777777" w:rsidR="00E52EAF" w:rsidRDefault="00E52EAF" w:rsidP="009B5A4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0DB5BC23" w14:textId="3FB5D3A0" w:rsidR="002A7B88" w:rsidRDefault="002A7B88" w:rsidP="00B55266">
      <w:pPr>
        <w:keepNext/>
        <w:spacing w:line="360" w:lineRule="auto"/>
        <w:jc w:val="both"/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846F47" wp14:editId="233FC608">
                <wp:simplePos x="0" y="0"/>
                <wp:positionH relativeFrom="column">
                  <wp:posOffset>4096193</wp:posOffset>
                </wp:positionH>
                <wp:positionV relativeFrom="paragraph">
                  <wp:posOffset>941693</wp:posOffset>
                </wp:positionV>
                <wp:extent cx="1759789" cy="465826"/>
                <wp:effectExtent l="19050" t="19050" r="12065" b="107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789" cy="46582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4DE8E16E" id="Rectangle 13" o:spid="_x0000_s1026" style="position:absolute;margin-left:322.55pt;margin-top:74.15pt;width:138.55pt;height:36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" filled="f" strokecolor="red" strokeweight="2.25pt"/>
            </w:pict>
          </mc:Fallback>
        </mc:AlternateContent>
      </w:r>
      <w:r w:rsidR="00A80A61">
        <w:rPr>
          <w:noProof/>
          <w:lang w:eastAsia="it-IT"/>
        </w:rPr>
        <w:drawing>
          <wp:inline distT="0" distB="0" distL="0" distR="0" wp14:anchorId="06BCAF43" wp14:editId="1744EBFA">
            <wp:extent cx="6254115" cy="3243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1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7B386" w14:textId="550CB46E" w:rsidR="009B5A4A" w:rsidRPr="009B5A4A" w:rsidRDefault="00B55266" w:rsidP="00B55266">
      <w:pPr>
        <w:pStyle w:val="Caption"/>
        <w:jc w:val="center"/>
        <w:rPr>
          <w:rFonts w:asciiTheme="majorHAnsi" w:hAnsiTheme="majorHAnsi"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3</w:t>
        </w:r>
      </w:fldSimple>
      <w:r>
        <w:t xml:space="preserve"> </w:t>
      </w:r>
      <w:r w:rsidR="00E52EAF">
        <w:t>–</w:t>
      </w:r>
      <w:r>
        <w:t xml:space="preserve"> </w:t>
      </w:r>
      <w:r w:rsidR="00E52EAF">
        <w:t xml:space="preserve">Portale MyMulticard - </w:t>
      </w:r>
      <w:r>
        <w:t>Modifica dati bancari - AS IS</w:t>
      </w:r>
    </w:p>
    <w:p w14:paraId="39294735" w14:textId="6FD0EDE9" w:rsidR="00AD5B75" w:rsidRDefault="00AD5B75" w:rsidP="00B55266">
      <w:pPr>
        <w:keepNext/>
        <w:spacing w:line="360" w:lineRule="auto"/>
      </w:pPr>
    </w:p>
    <w:p w14:paraId="0378918E" w14:textId="033E93B5" w:rsidR="00CB4B58" w:rsidRDefault="007855B2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Se l’utente modifica il campo IBAN e clicca sul bottone “Conferma”, il sistema effettua i seguenti controlli:</w:t>
      </w:r>
    </w:p>
    <w:p w14:paraId="355D8A9A" w14:textId="77777777" w:rsidR="00005036" w:rsidRDefault="00005036" w:rsidP="00894CE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è lungo 27 caratteri ed è composto da 3 lettere e 24 cifre</w:t>
      </w:r>
    </w:p>
    <w:p w14:paraId="609AF5EF" w14:textId="77777777" w:rsidR="00005036" w:rsidRDefault="00005036" w:rsidP="00894CE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ha questa struttura:</w:t>
      </w:r>
    </w:p>
    <w:p w14:paraId="33D9BBD0" w14:textId="77777777" w:rsidR="00005036" w:rsidRDefault="00005036" w:rsidP="00894CE0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lastRenderedPageBreak/>
        <w:t>Codice nazione</w:t>
      </w:r>
      <w:r>
        <w:rPr>
          <w:rFonts w:asciiTheme="majorHAnsi" w:hAnsiTheme="majorHAnsi"/>
          <w:sz w:val="22"/>
          <w:szCs w:val="22"/>
        </w:rPr>
        <w:t xml:space="preserve">: </w:t>
      </w:r>
      <w:r w:rsidRPr="00877F36">
        <w:rPr>
          <w:rFonts w:asciiTheme="majorHAnsi" w:hAnsiTheme="majorHAnsi"/>
          <w:sz w:val="22"/>
          <w:szCs w:val="22"/>
        </w:rPr>
        <w:t>sigla iniziale che i</w:t>
      </w:r>
      <w:r>
        <w:rPr>
          <w:rFonts w:asciiTheme="majorHAnsi" w:hAnsiTheme="majorHAnsi"/>
          <w:sz w:val="22"/>
          <w:szCs w:val="22"/>
        </w:rPr>
        <w:t>dentifica che la nazionalità del conto. Attualmente viene accettato solo il valore “IT”</w:t>
      </w:r>
    </w:p>
    <w:p w14:paraId="4127B258" w14:textId="77777777" w:rsidR="00B55266" w:rsidRDefault="00B55266" w:rsidP="00894CE0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Numeri di controllo</w:t>
      </w:r>
      <w:r>
        <w:rPr>
          <w:rFonts w:asciiTheme="majorHAnsi" w:hAnsiTheme="majorHAnsi"/>
          <w:sz w:val="22"/>
          <w:szCs w:val="22"/>
        </w:rPr>
        <w:t>: campo composto da 2 cifre (deve essere coerente con il resto dei valori dell’IBAN)</w:t>
      </w:r>
    </w:p>
    <w:p w14:paraId="2AF1A785" w14:textId="77777777" w:rsidR="00B55266" w:rsidRDefault="00B55266" w:rsidP="00894CE0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CIN</w:t>
      </w:r>
      <w:r>
        <w:rPr>
          <w:rFonts w:asciiTheme="majorHAnsi" w:hAnsiTheme="majorHAnsi"/>
          <w:sz w:val="22"/>
          <w:szCs w:val="22"/>
        </w:rPr>
        <w:t>: composto da 1 lettera (coerente con BBAN)</w:t>
      </w:r>
    </w:p>
    <w:p w14:paraId="1A891E91" w14:textId="77777777" w:rsidR="00005036" w:rsidRDefault="00005036" w:rsidP="00894CE0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ABI</w:t>
      </w:r>
      <w:r>
        <w:rPr>
          <w:rFonts w:asciiTheme="majorHAnsi" w:hAnsiTheme="majorHAnsi"/>
          <w:sz w:val="22"/>
          <w:szCs w:val="22"/>
        </w:rPr>
        <w:t xml:space="preserve">: composto da </w:t>
      </w:r>
      <w:r w:rsidRPr="00955AFC">
        <w:rPr>
          <w:rFonts w:asciiTheme="majorHAnsi" w:hAnsiTheme="majorHAnsi"/>
          <w:sz w:val="22"/>
          <w:szCs w:val="22"/>
        </w:rPr>
        <w:t>5 caratteri numerici  che ident</w:t>
      </w:r>
      <w:r>
        <w:rPr>
          <w:rFonts w:asciiTheme="majorHAnsi" w:hAnsiTheme="majorHAnsi"/>
          <w:sz w:val="22"/>
          <w:szCs w:val="22"/>
        </w:rPr>
        <w:t>ificano l’istituto bancario</w:t>
      </w:r>
    </w:p>
    <w:p w14:paraId="19664EC2" w14:textId="77777777" w:rsidR="00005036" w:rsidRDefault="00005036" w:rsidP="00894CE0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CAB</w:t>
      </w:r>
      <w:r>
        <w:rPr>
          <w:rFonts w:asciiTheme="majorHAnsi" w:hAnsiTheme="majorHAnsi"/>
          <w:sz w:val="22"/>
          <w:szCs w:val="22"/>
        </w:rPr>
        <w:t>: composto 5 caratteri</w:t>
      </w:r>
      <w:r w:rsidRPr="00877F36">
        <w:rPr>
          <w:rFonts w:asciiTheme="majorHAnsi" w:hAnsiTheme="majorHAnsi"/>
          <w:sz w:val="22"/>
          <w:szCs w:val="22"/>
        </w:rPr>
        <w:t xml:space="preserve"> riferiti al</w:t>
      </w:r>
      <w:r>
        <w:rPr>
          <w:rFonts w:asciiTheme="majorHAnsi" w:hAnsiTheme="majorHAnsi"/>
          <w:sz w:val="22"/>
          <w:szCs w:val="22"/>
        </w:rPr>
        <w:t>la filiale di riferimento</w:t>
      </w:r>
    </w:p>
    <w:p w14:paraId="04E83728" w14:textId="77777777" w:rsidR="00005036" w:rsidRPr="00877F36" w:rsidRDefault="00005036" w:rsidP="00894CE0">
      <w:pPr>
        <w:pStyle w:val="ListParagraph"/>
        <w:numPr>
          <w:ilvl w:val="1"/>
          <w:numId w:val="1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Conto corrente</w:t>
      </w:r>
      <w:r>
        <w:rPr>
          <w:rFonts w:asciiTheme="majorHAnsi" w:hAnsiTheme="majorHAnsi"/>
          <w:sz w:val="22"/>
          <w:szCs w:val="22"/>
        </w:rPr>
        <w:t>: composto da 12 cifre</w:t>
      </w:r>
    </w:p>
    <w:p w14:paraId="12B535D0" w14:textId="69726274" w:rsidR="007855B2" w:rsidRDefault="007855B2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79F5A22F" w14:textId="34F78006" w:rsidR="001463EE" w:rsidRDefault="007855B2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Se il campo è stato valorizzato correttamente</w:t>
      </w:r>
      <w:r w:rsidR="00B55266">
        <w:rPr>
          <w:rFonts w:asciiTheme="majorHAnsi" w:hAnsiTheme="majorHAnsi" w:cstheme="majorHAnsi"/>
          <w:noProof/>
          <w:sz w:val="22"/>
          <w:szCs w:val="22"/>
        </w:rPr>
        <w:t xml:space="preserve"> e l’IBAN inserito è formalmente valido</w:t>
      </w:r>
      <w:r>
        <w:rPr>
          <w:rFonts w:asciiTheme="majorHAnsi" w:hAnsiTheme="majorHAnsi" w:cstheme="majorHAnsi"/>
          <w:noProof/>
          <w:sz w:val="22"/>
          <w:szCs w:val="22"/>
        </w:rPr>
        <w:t xml:space="preserve">, il sistema mostra il messaggio di presa in carico della richiesta e viene aperta una RDS di </w:t>
      </w:r>
      <w:r w:rsidRPr="00B55266">
        <w:rPr>
          <w:rFonts w:asciiTheme="majorHAnsi" w:hAnsiTheme="majorHAnsi" w:cstheme="majorHAnsi"/>
          <w:noProof/>
          <w:sz w:val="22"/>
          <w:szCs w:val="22"/>
        </w:rPr>
        <w:t>tipo “</w:t>
      </w:r>
      <w:r w:rsidR="001463EE" w:rsidRPr="00B55266">
        <w:rPr>
          <w:rFonts w:asciiTheme="majorHAnsi" w:hAnsiTheme="majorHAnsi" w:cstheme="majorHAnsi"/>
          <w:noProof/>
          <w:sz w:val="22"/>
          <w:szCs w:val="22"/>
        </w:rPr>
        <w:t>Cliente filiale – Richiesta – Nuovo mandato” e</w:t>
      </w:r>
      <w:r w:rsidR="001463EE" w:rsidRPr="001463EE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1463EE">
        <w:rPr>
          <w:rFonts w:asciiTheme="majorHAnsi" w:hAnsiTheme="majorHAnsi" w:cstheme="majorHAnsi"/>
          <w:noProof/>
          <w:sz w:val="22"/>
          <w:szCs w:val="22"/>
        </w:rPr>
        <w:t>vengono avviati i flussi di allineamento con gli altri sistemi</w:t>
      </w:r>
      <w:r w:rsidR="001463EE" w:rsidRPr="001463EE">
        <w:rPr>
          <w:rFonts w:asciiTheme="majorHAnsi" w:hAnsiTheme="majorHAnsi" w:cstheme="majorHAnsi"/>
          <w:noProof/>
          <w:sz w:val="22"/>
          <w:szCs w:val="22"/>
        </w:rPr>
        <w:t xml:space="preserve">.  </w:t>
      </w:r>
    </w:p>
    <w:p w14:paraId="15F7402C" w14:textId="6D7F6D17" w:rsidR="00B01D35" w:rsidRDefault="00B01D35" w:rsidP="00B839DF">
      <w:pPr>
        <w:spacing w:line="360" w:lineRule="auto"/>
        <w:jc w:val="both"/>
        <w:rPr>
          <w:ins w:id="107" w:author="Torrente Alessandra" w:date="2021-04-19T10:41:00Z"/>
          <w:rFonts w:asciiTheme="majorHAnsi" w:hAnsiTheme="majorHAnsi" w:cstheme="majorHAnsi"/>
          <w:noProof/>
          <w:sz w:val="22"/>
          <w:szCs w:val="22"/>
        </w:rPr>
      </w:pPr>
    </w:p>
    <w:p w14:paraId="128C18F6" w14:textId="77777777" w:rsidR="0066494E" w:rsidRPr="0004776C" w:rsidRDefault="0066494E" w:rsidP="0066494E">
      <w:pPr>
        <w:spacing w:line="360" w:lineRule="auto"/>
        <w:jc w:val="both"/>
        <w:rPr>
          <w:ins w:id="108" w:author="Torrente Alessandra" w:date="2021-04-19T10:41:00Z"/>
          <w:rFonts w:asciiTheme="majorHAnsi" w:hAnsiTheme="majorHAnsi"/>
          <w:sz w:val="22"/>
          <w:szCs w:val="22"/>
        </w:rPr>
      </w:pPr>
      <w:ins w:id="109" w:author="Torrente Alessandra" w:date="2021-04-19T10:41:00Z">
        <w:r w:rsidRPr="0004776C">
          <w:rPr>
            <w:rFonts w:asciiTheme="majorHAnsi" w:hAnsiTheme="majorHAnsi"/>
            <w:b/>
            <w:sz w:val="22"/>
            <w:szCs w:val="22"/>
          </w:rPr>
          <w:t>Nota</w:t>
        </w:r>
        <w:r w:rsidRPr="0004776C">
          <w:rPr>
            <w:rFonts w:asciiTheme="majorHAnsi" w:hAnsiTheme="majorHAnsi"/>
            <w:sz w:val="22"/>
            <w:szCs w:val="22"/>
          </w:rPr>
          <w:t>: Attualmente non è presente una distinzione tra IBAN italiani aderenti o non aderenti al SEDA che in fase di inserimento sono soggetti agli stessi controlli.</w:t>
        </w:r>
      </w:ins>
    </w:p>
    <w:p w14:paraId="4C88F5FA" w14:textId="77777777" w:rsidR="0066494E" w:rsidRDefault="0066494E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55181307" w14:textId="3595F356" w:rsidR="001463EE" w:rsidRDefault="007855B2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Alla chiusura della RDS il campo </w:t>
      </w:r>
      <w:r w:rsidR="001463EE">
        <w:rPr>
          <w:rFonts w:asciiTheme="majorHAnsi" w:hAnsiTheme="majorHAnsi" w:cstheme="majorHAnsi"/>
          <w:noProof/>
          <w:sz w:val="22"/>
          <w:szCs w:val="22"/>
        </w:rPr>
        <w:t xml:space="preserve">IBAN del </w:t>
      </w:r>
      <w:r w:rsidR="00E52EAF">
        <w:rPr>
          <w:rFonts w:asciiTheme="majorHAnsi" w:hAnsiTheme="majorHAnsi" w:cstheme="majorHAnsi"/>
          <w:noProof/>
          <w:sz w:val="22"/>
          <w:szCs w:val="22"/>
        </w:rPr>
        <w:t>cliente fil</w:t>
      </w:r>
      <w:r w:rsidR="001463EE">
        <w:rPr>
          <w:rFonts w:asciiTheme="majorHAnsi" w:hAnsiTheme="majorHAnsi" w:cstheme="majorHAnsi"/>
          <w:noProof/>
          <w:sz w:val="22"/>
          <w:szCs w:val="22"/>
        </w:rPr>
        <w:t>iale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viene aggiornato con il nuovo </w:t>
      </w:r>
      <w:r w:rsidR="001463EE">
        <w:rPr>
          <w:rFonts w:asciiTheme="majorHAnsi" w:hAnsiTheme="majorHAnsi" w:cstheme="majorHAnsi"/>
          <w:noProof/>
          <w:sz w:val="22"/>
          <w:szCs w:val="22"/>
        </w:rPr>
        <w:t>IBAN:</w:t>
      </w:r>
    </w:p>
    <w:p w14:paraId="49F201FB" w14:textId="5803B183" w:rsidR="001463EE" w:rsidRPr="001463EE" w:rsidRDefault="001463EE" w:rsidP="00894CE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1463EE">
        <w:rPr>
          <w:rFonts w:asciiTheme="majorHAnsi" w:hAnsiTheme="majorHAnsi" w:cstheme="majorHAnsi"/>
          <w:noProof/>
          <w:sz w:val="22"/>
          <w:szCs w:val="22"/>
        </w:rPr>
        <w:t xml:space="preserve">nella sezione “Dati bancari” del Profilo di fatturazione del cliente sul CRM EMMA </w:t>
      </w:r>
    </w:p>
    <w:p w14:paraId="41D003F7" w14:textId="46F76F22" w:rsidR="007855B2" w:rsidRPr="001463EE" w:rsidRDefault="001463EE" w:rsidP="00894CE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1463EE">
        <w:rPr>
          <w:rFonts w:asciiTheme="majorHAnsi" w:hAnsiTheme="majorHAnsi" w:cstheme="majorHAnsi"/>
          <w:noProof/>
          <w:sz w:val="22"/>
          <w:szCs w:val="22"/>
        </w:rPr>
        <w:t xml:space="preserve">nella sezione </w:t>
      </w:r>
      <w:r w:rsidR="00E52EAF">
        <w:rPr>
          <w:rFonts w:asciiTheme="majorHAnsi" w:hAnsiTheme="majorHAnsi" w:cstheme="majorHAnsi"/>
          <w:noProof/>
          <w:sz w:val="22"/>
          <w:szCs w:val="22"/>
        </w:rPr>
        <w:t>“</w:t>
      </w:r>
      <w:r w:rsidRPr="001463EE">
        <w:rPr>
          <w:rFonts w:asciiTheme="majorHAnsi" w:hAnsiTheme="majorHAnsi" w:cstheme="majorHAnsi"/>
          <w:noProof/>
          <w:sz w:val="22"/>
          <w:szCs w:val="22"/>
        </w:rPr>
        <w:t>Dati bancari</w:t>
      </w:r>
      <w:r w:rsidR="00E52EAF">
        <w:rPr>
          <w:rFonts w:asciiTheme="majorHAnsi" w:hAnsiTheme="majorHAnsi" w:cstheme="majorHAnsi"/>
          <w:noProof/>
          <w:sz w:val="22"/>
          <w:szCs w:val="22"/>
        </w:rPr>
        <w:t>”</w:t>
      </w:r>
      <w:r w:rsidRPr="001463EE">
        <w:rPr>
          <w:rFonts w:asciiTheme="majorHAnsi" w:hAnsiTheme="majorHAnsi" w:cstheme="majorHAnsi"/>
          <w:noProof/>
          <w:sz w:val="22"/>
          <w:szCs w:val="22"/>
        </w:rPr>
        <w:t xml:space="preserve"> del Portale MyMulticard </w:t>
      </w:r>
    </w:p>
    <w:p w14:paraId="3260DB0B" w14:textId="77777777" w:rsidR="0066494E" w:rsidRDefault="0066494E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074E3D85" w14:textId="3ABA63A7" w:rsidR="007855B2" w:rsidRPr="009B5A4A" w:rsidRDefault="007855B2" w:rsidP="008B2A83">
      <w:pPr>
        <w:pStyle w:val="Heading3"/>
        <w:numPr>
          <w:ilvl w:val="2"/>
          <w:numId w:val="9"/>
        </w:numPr>
      </w:pPr>
      <w:bookmarkStart w:id="110" w:name="_Toc69807220"/>
      <w:r>
        <w:t xml:space="preserve">Modifica dati bancari </w:t>
      </w:r>
      <w:r w:rsidR="002A7B88">
        <w:t xml:space="preserve">- </w:t>
      </w:r>
      <w:r>
        <w:t>TO BE</w:t>
      </w:r>
      <w:bookmarkEnd w:id="110"/>
    </w:p>
    <w:p w14:paraId="4A5EE5DE" w14:textId="2B5F8076" w:rsidR="00B55266" w:rsidRDefault="00B55266" w:rsidP="00B5526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In fase di modifica dei dat</w:t>
      </w:r>
      <w:r w:rsidR="002A7B88">
        <w:rPr>
          <w:rFonts w:asciiTheme="majorHAnsi" w:hAnsiTheme="majorHAnsi"/>
          <w:sz w:val="22"/>
          <w:szCs w:val="22"/>
        </w:rPr>
        <w:t>i bancari di un</w:t>
      </w:r>
      <w:r>
        <w:rPr>
          <w:rFonts w:asciiTheme="majorHAnsi" w:hAnsiTheme="majorHAnsi"/>
          <w:sz w:val="22"/>
          <w:szCs w:val="22"/>
        </w:rPr>
        <w:t xml:space="preserve"> cliente </w:t>
      </w:r>
      <w:r w:rsidR="008C01BC">
        <w:rPr>
          <w:rFonts w:asciiTheme="majorHAnsi" w:hAnsiTheme="majorHAnsi"/>
          <w:sz w:val="22"/>
          <w:szCs w:val="22"/>
        </w:rPr>
        <w:t xml:space="preserve">da portale MyMulticard </w:t>
      </w:r>
      <w:r w:rsidR="00B01D35">
        <w:rPr>
          <w:rFonts w:asciiTheme="majorHAnsi" w:hAnsiTheme="majorHAnsi"/>
          <w:sz w:val="22"/>
          <w:szCs w:val="22"/>
        </w:rPr>
        <w:t>verranno modificati</w:t>
      </w:r>
      <w:r>
        <w:rPr>
          <w:rFonts w:asciiTheme="majorHAnsi" w:hAnsiTheme="majorHAnsi"/>
          <w:sz w:val="22"/>
          <w:szCs w:val="22"/>
        </w:rPr>
        <w:t xml:space="preserve"> i </w:t>
      </w:r>
      <w:r w:rsidR="002A7B88">
        <w:rPr>
          <w:rFonts w:asciiTheme="majorHAnsi" w:hAnsiTheme="majorHAnsi"/>
          <w:sz w:val="22"/>
          <w:szCs w:val="22"/>
        </w:rPr>
        <w:t>controlli</w:t>
      </w:r>
      <w:r>
        <w:rPr>
          <w:rFonts w:asciiTheme="majorHAnsi" w:hAnsiTheme="majorHAnsi"/>
          <w:sz w:val="22"/>
          <w:szCs w:val="22"/>
        </w:rPr>
        <w:t xml:space="preserve"> relativi al campo IBAN in modo che vengano accettati anche gli IBAN esteri.</w:t>
      </w:r>
    </w:p>
    <w:p w14:paraId="35A550B0" w14:textId="57C7E2EC" w:rsidR="00B55266" w:rsidRDefault="00B55266" w:rsidP="00B5526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A tal proposito nella pagina “Modifica dati bancari” </w:t>
      </w:r>
      <w:r w:rsidR="00B01D35">
        <w:rPr>
          <w:rFonts w:asciiTheme="majorHAnsi" w:hAnsiTheme="majorHAnsi"/>
          <w:sz w:val="22"/>
          <w:szCs w:val="22"/>
        </w:rPr>
        <w:t>verrà</w:t>
      </w:r>
      <w:r>
        <w:rPr>
          <w:rFonts w:asciiTheme="majorHAnsi" w:hAnsiTheme="majorHAnsi"/>
          <w:sz w:val="22"/>
          <w:szCs w:val="22"/>
        </w:rPr>
        <w:t xml:space="preserve"> aggiunto un nuovo campo che identificherà la nazionalità del conto corrente come </w:t>
      </w:r>
      <w:r w:rsidR="00B01D35">
        <w:rPr>
          <w:rFonts w:asciiTheme="majorHAnsi" w:hAnsiTheme="majorHAnsi"/>
          <w:sz w:val="22"/>
          <w:szCs w:val="22"/>
        </w:rPr>
        <w:t>nell’esempio che segue.</w:t>
      </w:r>
    </w:p>
    <w:p w14:paraId="1ADCE702" w14:textId="77777777" w:rsidR="00B55266" w:rsidRDefault="00B55266" w:rsidP="007855B2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6FC8C704" w14:textId="20786C52" w:rsidR="00EE3BB3" w:rsidRDefault="008C01BC" w:rsidP="00EE3BB3">
      <w:pPr>
        <w:keepNext/>
        <w:spacing w:line="360" w:lineRule="auto"/>
        <w:jc w:val="both"/>
      </w:pPr>
      <w:r>
        <w:rPr>
          <w:rFonts w:asciiTheme="majorHAnsi" w:hAnsiTheme="majorHAnsi" w:cstheme="majorHAnsi"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E74899" wp14:editId="20583ED5">
                <wp:simplePos x="0" y="0"/>
                <wp:positionH relativeFrom="column">
                  <wp:posOffset>4076065</wp:posOffset>
                </wp:positionH>
                <wp:positionV relativeFrom="paragraph">
                  <wp:posOffset>946785</wp:posOffset>
                </wp:positionV>
                <wp:extent cx="1781175" cy="457200"/>
                <wp:effectExtent l="19050" t="1905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457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373A9F7E" id="Rectangle 20" o:spid="_x0000_s1026" style="position:absolute;margin-left:320.95pt;margin-top:74.55pt;width:140.25pt;height:3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" filled="f" strokecolor="#00b050" strokeweight="2.25pt"/>
            </w:pict>
          </mc:Fallback>
        </mc:AlternateContent>
      </w:r>
      <w:r w:rsidR="002A7B88">
        <w:rPr>
          <w:noProof/>
          <w:lang w:eastAsia="it-IT"/>
        </w:rPr>
        <w:drawing>
          <wp:inline distT="0" distB="0" distL="0" distR="0" wp14:anchorId="36B6D0A4" wp14:editId="4617F756">
            <wp:extent cx="6254115" cy="18548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1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BACE" w14:textId="7645E0FD" w:rsidR="00B55266" w:rsidRDefault="00EE3BB3" w:rsidP="00EE3BB3">
      <w:pPr>
        <w:pStyle w:val="Caption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4</w:t>
        </w:r>
      </w:fldSimple>
      <w:r>
        <w:t xml:space="preserve"> - Portale MyMulticard - Modifica dati bancari - TO BE</w:t>
      </w:r>
    </w:p>
    <w:p w14:paraId="0A47E2A0" w14:textId="77777777" w:rsidR="00B55266" w:rsidRDefault="00B55266" w:rsidP="007855B2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12341770" w14:textId="77777777" w:rsidR="002A7B88" w:rsidRDefault="002A7B88" w:rsidP="008C01B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nuovo campo “Nazione c</w:t>
      </w:r>
      <w:r w:rsidR="008C01BC">
        <w:rPr>
          <w:rFonts w:asciiTheme="majorHAnsi" w:hAnsiTheme="majorHAnsi"/>
          <w:sz w:val="22"/>
          <w:szCs w:val="22"/>
        </w:rPr>
        <w:t xml:space="preserve">onto corrente” sarà valorizzato di default con la nazione “Italia”. </w:t>
      </w:r>
    </w:p>
    <w:p w14:paraId="15BC62F5" w14:textId="55AA9CE6" w:rsidR="008C01BC" w:rsidRDefault="008C01BC" w:rsidP="008C01B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Tramite il menu a tendina l’utente avrà la possibilità di selezionare una nazione </w:t>
      </w:r>
      <w:r w:rsidR="002A7B88">
        <w:rPr>
          <w:rFonts w:asciiTheme="majorHAnsi" w:hAnsiTheme="majorHAnsi"/>
          <w:sz w:val="22"/>
          <w:szCs w:val="22"/>
        </w:rPr>
        <w:t>estera</w:t>
      </w:r>
      <w:r>
        <w:rPr>
          <w:rFonts w:asciiTheme="majorHAnsi" w:hAnsiTheme="majorHAnsi"/>
          <w:sz w:val="22"/>
          <w:szCs w:val="22"/>
        </w:rPr>
        <w:t>.</w:t>
      </w:r>
    </w:p>
    <w:p w14:paraId="60706939" w14:textId="59CF7E59" w:rsidR="008C01BC" w:rsidRDefault="008C01BC" w:rsidP="008C01B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L’elenco dei valori possibili del nuovo campo è riportato nel file allegato </w:t>
      </w:r>
      <w:r w:rsidR="00B01D35" w:rsidRPr="00B01D35">
        <w:rPr>
          <w:rFonts w:asciiTheme="majorHAnsi" w:hAnsiTheme="majorHAnsi"/>
          <w:i/>
          <w:sz w:val="22"/>
          <w:szCs w:val="22"/>
        </w:rPr>
        <w:t>Codici ISO Nazioni</w:t>
      </w:r>
      <w:r w:rsidR="00B01D35">
        <w:rPr>
          <w:rFonts w:asciiTheme="majorHAnsi" w:hAnsiTheme="majorHAnsi"/>
          <w:sz w:val="22"/>
          <w:szCs w:val="22"/>
        </w:rPr>
        <w:t xml:space="preserve"> allegato al capitolo </w:t>
      </w:r>
      <w:r w:rsidR="00B01D35">
        <w:rPr>
          <w:rFonts w:asciiTheme="majorHAnsi" w:hAnsiTheme="majorHAnsi"/>
          <w:sz w:val="22"/>
          <w:szCs w:val="22"/>
        </w:rPr>
        <w:fldChar w:fldCharType="begin"/>
      </w:r>
      <w:r w:rsidR="00B01D35">
        <w:rPr>
          <w:rFonts w:asciiTheme="majorHAnsi" w:hAnsiTheme="majorHAnsi"/>
          <w:sz w:val="22"/>
          <w:szCs w:val="22"/>
        </w:rPr>
        <w:instrText xml:space="preserve"> REF _Ref62575388 \r \h </w:instrText>
      </w:r>
      <w:r w:rsidR="00B01D35">
        <w:rPr>
          <w:rFonts w:asciiTheme="majorHAnsi" w:hAnsiTheme="majorHAnsi"/>
          <w:sz w:val="22"/>
          <w:szCs w:val="22"/>
        </w:rPr>
      </w:r>
      <w:r w:rsidR="00B01D35">
        <w:rPr>
          <w:rFonts w:asciiTheme="majorHAnsi" w:hAnsiTheme="majorHAnsi"/>
          <w:sz w:val="22"/>
          <w:szCs w:val="22"/>
        </w:rPr>
        <w:fldChar w:fldCharType="separate"/>
      </w:r>
      <w:r w:rsidR="00B01D35">
        <w:rPr>
          <w:rFonts w:asciiTheme="majorHAnsi" w:hAnsiTheme="majorHAnsi"/>
          <w:sz w:val="22"/>
          <w:szCs w:val="22"/>
        </w:rPr>
        <w:t>6</w:t>
      </w:r>
      <w:r w:rsidR="00B01D35">
        <w:rPr>
          <w:rFonts w:asciiTheme="majorHAnsi" w:hAnsiTheme="majorHAnsi"/>
          <w:sz w:val="22"/>
          <w:szCs w:val="22"/>
        </w:rPr>
        <w:fldChar w:fldCharType="end"/>
      </w:r>
      <w:r w:rsidR="00B01D35">
        <w:rPr>
          <w:rFonts w:asciiTheme="majorHAnsi" w:hAnsiTheme="majorHAnsi"/>
          <w:sz w:val="22"/>
          <w:szCs w:val="22"/>
        </w:rPr>
        <w:t>.</w:t>
      </w:r>
    </w:p>
    <w:p w14:paraId="42545FC7" w14:textId="2AD4E3AB" w:rsidR="008C01BC" w:rsidRDefault="008C01BC" w:rsidP="008C01B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</w:t>
      </w:r>
      <w:r w:rsidR="002A7B88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>onto corrente” sia impostato su “Italia”</w:t>
      </w:r>
      <w:r w:rsidR="00B01D35">
        <w:rPr>
          <w:rFonts w:asciiTheme="majorHAnsi" w:hAnsiTheme="majorHAnsi"/>
          <w:sz w:val="22"/>
          <w:szCs w:val="22"/>
        </w:rPr>
        <w:t>, il sistema effettuerà i mede</w:t>
      </w:r>
      <w:r>
        <w:rPr>
          <w:rFonts w:asciiTheme="majorHAnsi" w:hAnsiTheme="majorHAnsi"/>
          <w:sz w:val="22"/>
          <w:szCs w:val="22"/>
        </w:rPr>
        <w:t>s</w:t>
      </w:r>
      <w:r w:rsidR="00B01D35">
        <w:rPr>
          <w:rFonts w:asciiTheme="majorHAnsi" w:hAnsiTheme="majorHAnsi"/>
          <w:sz w:val="22"/>
          <w:szCs w:val="22"/>
        </w:rPr>
        <w:t>i</w:t>
      </w:r>
      <w:r>
        <w:rPr>
          <w:rFonts w:asciiTheme="majorHAnsi" w:hAnsiTheme="majorHAnsi"/>
          <w:sz w:val="22"/>
          <w:szCs w:val="22"/>
        </w:rPr>
        <w:t xml:space="preserve">mi controlli ad oggi in essere sugli IBAN italiani. </w:t>
      </w:r>
    </w:p>
    <w:p w14:paraId="39EB1FC6" w14:textId="764513C5" w:rsidR="008C01BC" w:rsidRDefault="008C01BC" w:rsidP="008C01BC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</w:t>
      </w:r>
      <w:r w:rsidR="002A7B88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>onto corrente” sia impostato su un valore diverso da “Italia”, il sistema effettuerà i seguenti controlli:</w:t>
      </w:r>
    </w:p>
    <w:p w14:paraId="0C2EB78A" w14:textId="639B63E9" w:rsidR="008C01BC" w:rsidRDefault="008C01BC" w:rsidP="00894CE0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Le prime due lettere dell’IBAN dovranno corrispondere al codice ISO della nazione seleziona</w:t>
      </w:r>
      <w:r w:rsidR="002A7B88">
        <w:rPr>
          <w:rFonts w:asciiTheme="majorHAnsi" w:hAnsiTheme="majorHAnsi"/>
          <w:sz w:val="22"/>
          <w:szCs w:val="22"/>
        </w:rPr>
        <w:t>ta nel menu a tendina “Nazione c</w:t>
      </w:r>
      <w:r>
        <w:rPr>
          <w:rFonts w:asciiTheme="majorHAnsi" w:hAnsiTheme="majorHAnsi"/>
          <w:sz w:val="22"/>
          <w:szCs w:val="22"/>
        </w:rPr>
        <w:t>onto corrente”</w:t>
      </w:r>
    </w:p>
    <w:p w14:paraId="7743DCFB" w14:textId="77777777" w:rsidR="008C01BC" w:rsidRDefault="008C01BC" w:rsidP="00894CE0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Verrà verificato che le cifre di controllo siano coerenti con il resto dei valori inseriti dell’IBAN</w:t>
      </w:r>
    </w:p>
    <w:p w14:paraId="01817DB4" w14:textId="77777777" w:rsidR="008C01BC" w:rsidRPr="00D11419" w:rsidRDefault="008C01BC" w:rsidP="00894CE0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Non verrà effettuato il controllo sul CIN </w:t>
      </w:r>
    </w:p>
    <w:p w14:paraId="5FC000E3" w14:textId="77777777" w:rsidR="008C01BC" w:rsidRDefault="008C01BC" w:rsidP="00894CE0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Non verrà effettuato nessun controllo sulla lunghezza del campo che può variare a seconda della nazione</w:t>
      </w:r>
    </w:p>
    <w:p w14:paraId="7D6CC2D8" w14:textId="77777777" w:rsidR="0023437C" w:rsidRDefault="0023437C" w:rsidP="007855B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36592FC1" w14:textId="711CDEA3" w:rsidR="007855B2" w:rsidRDefault="007855B2" w:rsidP="007855B2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Alla conferma della modifica dei dati bancari sul portale MyMulticard dovrà partire l’RDS </w:t>
      </w:r>
      <w:r>
        <w:rPr>
          <w:rFonts w:asciiTheme="majorHAnsi" w:hAnsiTheme="majorHAnsi" w:cstheme="majorHAnsi"/>
          <w:noProof/>
          <w:sz w:val="22"/>
          <w:szCs w:val="22"/>
        </w:rPr>
        <w:t>di tipo “</w:t>
      </w:r>
      <w:r w:rsidR="008C01BC" w:rsidRPr="00EE3BB3">
        <w:rPr>
          <w:rFonts w:asciiTheme="majorHAnsi" w:hAnsiTheme="majorHAnsi" w:cstheme="majorHAnsi"/>
          <w:i/>
          <w:noProof/>
          <w:sz w:val="22"/>
          <w:szCs w:val="22"/>
        </w:rPr>
        <w:t>Cliente filiale – Richiesta – Nuovo mandato</w:t>
      </w:r>
      <w:r w:rsidRPr="00EE3BB3">
        <w:rPr>
          <w:rFonts w:asciiTheme="majorHAnsi" w:hAnsiTheme="majorHAnsi" w:cstheme="majorHAnsi"/>
          <w:i/>
          <w:noProof/>
          <w:sz w:val="22"/>
          <w:szCs w:val="22"/>
        </w:rPr>
        <w:t>”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B01D35">
        <w:rPr>
          <w:rFonts w:asciiTheme="majorHAnsi" w:hAnsiTheme="majorHAnsi" w:cstheme="majorHAnsi"/>
          <w:noProof/>
          <w:sz w:val="22"/>
          <w:szCs w:val="22"/>
        </w:rPr>
        <w:t>come avviene attualmente.</w:t>
      </w:r>
    </w:p>
    <w:p w14:paraId="7B9610CB" w14:textId="3F6E88C7" w:rsidR="00B01D35" w:rsidRPr="00877F36" w:rsidRDefault="00B01D35" w:rsidP="007855B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Il processo varierà di attivazione del mandato varierà come descritto in seguito.</w:t>
      </w:r>
    </w:p>
    <w:p w14:paraId="0A048C0B" w14:textId="77F38513" w:rsidR="007855B2" w:rsidRDefault="007855B2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01BD68E1" w14:textId="77777777" w:rsidR="0066494E" w:rsidRPr="0004776C" w:rsidRDefault="0066494E" w:rsidP="0066494E">
      <w:pPr>
        <w:spacing w:line="360" w:lineRule="auto"/>
        <w:jc w:val="both"/>
        <w:rPr>
          <w:ins w:id="111" w:author="Torrente Alessandra" w:date="2021-04-19T10:42:00Z"/>
          <w:rFonts w:asciiTheme="majorHAnsi" w:hAnsiTheme="majorHAnsi"/>
          <w:sz w:val="22"/>
          <w:szCs w:val="22"/>
        </w:rPr>
      </w:pPr>
      <w:ins w:id="112" w:author="Torrente Alessandra" w:date="2021-04-19T10:42:00Z">
        <w:r w:rsidRPr="0004776C">
          <w:rPr>
            <w:rFonts w:asciiTheme="majorHAnsi" w:hAnsiTheme="majorHAnsi"/>
            <w:b/>
            <w:sz w:val="22"/>
            <w:szCs w:val="22"/>
          </w:rPr>
          <w:t>Nota</w:t>
        </w:r>
        <w:r w:rsidRPr="0004776C">
          <w:rPr>
            <w:rFonts w:asciiTheme="majorHAnsi" w:hAnsiTheme="majorHAnsi"/>
            <w:sz w:val="22"/>
            <w:szCs w:val="22"/>
          </w:rPr>
          <w:t xml:space="preserve">: </w:t>
        </w:r>
        <w:r>
          <w:rPr>
            <w:rFonts w:asciiTheme="majorHAnsi" w:hAnsiTheme="majorHAnsi"/>
            <w:sz w:val="22"/>
            <w:szCs w:val="22"/>
          </w:rPr>
          <w:t xml:space="preserve">Non sono previste modifiche al processo in essere per gli </w:t>
        </w:r>
        <w:r w:rsidRPr="0004776C">
          <w:rPr>
            <w:rFonts w:asciiTheme="majorHAnsi" w:hAnsiTheme="majorHAnsi"/>
            <w:sz w:val="22"/>
            <w:szCs w:val="22"/>
          </w:rPr>
          <w:t xml:space="preserve"> IBAN italiani</w:t>
        </w:r>
        <w:r>
          <w:rPr>
            <w:rFonts w:asciiTheme="majorHAnsi" w:hAnsiTheme="majorHAnsi"/>
            <w:sz w:val="22"/>
            <w:szCs w:val="22"/>
          </w:rPr>
          <w:t xml:space="preserve"> non</w:t>
        </w:r>
        <w:r w:rsidRPr="0004776C">
          <w:rPr>
            <w:rFonts w:asciiTheme="majorHAnsi" w:hAnsiTheme="majorHAnsi"/>
            <w:sz w:val="22"/>
            <w:szCs w:val="22"/>
          </w:rPr>
          <w:t xml:space="preserve"> aderenti al SEDA</w:t>
        </w:r>
        <w:r>
          <w:rPr>
            <w:rFonts w:asciiTheme="majorHAnsi" w:hAnsiTheme="majorHAnsi"/>
            <w:sz w:val="22"/>
            <w:szCs w:val="22"/>
          </w:rPr>
          <w:t>.</w:t>
        </w:r>
      </w:ins>
    </w:p>
    <w:p w14:paraId="54452EE6" w14:textId="77777777" w:rsidR="00EE3BB3" w:rsidRDefault="00EE3BB3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1B9152E9" w14:textId="77777777" w:rsidR="003D0B07" w:rsidRDefault="003D0B07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13" w:name="_Ref34018884"/>
      <w:r>
        <w:br w:type="page"/>
      </w:r>
    </w:p>
    <w:p w14:paraId="584BD196" w14:textId="6F6DD9D3" w:rsidR="00B01D35" w:rsidRPr="00B01D35" w:rsidRDefault="0096000C" w:rsidP="00B01D35">
      <w:pPr>
        <w:pStyle w:val="Heading1"/>
        <w:numPr>
          <w:ilvl w:val="0"/>
          <w:numId w:val="1"/>
        </w:numPr>
        <w:jc w:val="both"/>
      </w:pPr>
      <w:bookmarkStart w:id="114" w:name="_Toc69807221"/>
      <w:r w:rsidRPr="009273FA">
        <w:lastRenderedPageBreak/>
        <w:t>CRM EMMA</w:t>
      </w:r>
      <w:bookmarkEnd w:id="113"/>
      <w:bookmarkEnd w:id="114"/>
    </w:p>
    <w:p w14:paraId="04310C11" w14:textId="77777777" w:rsidR="00B01D35" w:rsidRPr="00B01D35" w:rsidRDefault="00B01D35" w:rsidP="008B2A83">
      <w:pPr>
        <w:pStyle w:val="ListParagraph"/>
        <w:keepNext/>
        <w:keepLines/>
        <w:numPr>
          <w:ilvl w:val="0"/>
          <w:numId w:val="9"/>
        </w:numPr>
        <w:spacing w:before="240"/>
        <w:outlineLvl w:val="0"/>
        <w:rPr>
          <w:rFonts w:asciiTheme="majorHAnsi" w:eastAsiaTheme="majorEastAsia" w:hAnsiTheme="majorHAnsi" w:cstheme="majorBidi"/>
          <w:vanish/>
          <w:color w:val="2E74B5" w:themeColor="accent1" w:themeShade="BF"/>
          <w:sz w:val="32"/>
          <w:szCs w:val="32"/>
        </w:rPr>
      </w:pPr>
      <w:bookmarkStart w:id="115" w:name="_Toc62578619"/>
      <w:bookmarkStart w:id="116" w:name="_Toc62578787"/>
      <w:bookmarkStart w:id="117" w:name="_Toc69723489"/>
      <w:bookmarkStart w:id="118" w:name="_Toc69737071"/>
      <w:bookmarkStart w:id="119" w:name="_Toc38376026"/>
      <w:bookmarkStart w:id="120" w:name="_Toc69807222"/>
      <w:bookmarkEnd w:id="115"/>
      <w:bookmarkEnd w:id="116"/>
      <w:bookmarkEnd w:id="117"/>
      <w:bookmarkEnd w:id="118"/>
      <w:bookmarkEnd w:id="120"/>
    </w:p>
    <w:p w14:paraId="1582AF34" w14:textId="6E747172" w:rsidR="005B3E93" w:rsidRPr="00CB3A62" w:rsidRDefault="005B3E93" w:rsidP="008B2A83">
      <w:pPr>
        <w:pStyle w:val="Heading2"/>
        <w:numPr>
          <w:ilvl w:val="1"/>
          <w:numId w:val="9"/>
        </w:numPr>
      </w:pPr>
      <w:bookmarkStart w:id="121" w:name="_Toc69807223"/>
      <w:r w:rsidRPr="009273FA">
        <w:t>Modifica logiche/vincoli</w:t>
      </w:r>
      <w:bookmarkEnd w:id="119"/>
      <w:bookmarkEnd w:id="121"/>
      <w:r w:rsidRPr="009273FA">
        <w:t xml:space="preserve"> </w:t>
      </w:r>
    </w:p>
    <w:p w14:paraId="51882BF8" w14:textId="7A51CE3A" w:rsidR="005B3E93" w:rsidRPr="009273FA" w:rsidRDefault="005B3E93" w:rsidP="008B2A83">
      <w:pPr>
        <w:pStyle w:val="Heading3"/>
        <w:numPr>
          <w:ilvl w:val="2"/>
          <w:numId w:val="9"/>
        </w:numPr>
        <w:rPr>
          <w:noProof/>
        </w:rPr>
      </w:pPr>
      <w:bookmarkStart w:id="122" w:name="_Toc69807224"/>
      <w:r w:rsidRPr="009273FA">
        <w:rPr>
          <w:noProof/>
        </w:rPr>
        <w:t xml:space="preserve">Modifica logiche e vincoli </w:t>
      </w:r>
      <w:r w:rsidR="009273FA" w:rsidRPr="009273FA">
        <w:rPr>
          <w:noProof/>
        </w:rPr>
        <w:t>campo IBAN</w:t>
      </w:r>
      <w:r w:rsidRPr="009273FA">
        <w:rPr>
          <w:noProof/>
        </w:rPr>
        <w:t xml:space="preserve"> (maschere, task UI e processi)</w:t>
      </w:r>
      <w:bookmarkEnd w:id="122"/>
    </w:p>
    <w:p w14:paraId="700B9DE9" w14:textId="610AED76" w:rsidR="005B3E93" w:rsidRPr="009273FA" w:rsidRDefault="005B3E93" w:rsidP="005B3E93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9273FA">
        <w:rPr>
          <w:rFonts w:asciiTheme="majorHAnsi" w:hAnsiTheme="majorHAnsi" w:cstheme="majorHAnsi"/>
          <w:noProof/>
          <w:sz w:val="22"/>
          <w:szCs w:val="22"/>
        </w:rPr>
        <w:t xml:space="preserve">Il CRM EMMA </w:t>
      </w:r>
      <w:r w:rsidR="00B01D35">
        <w:rPr>
          <w:rFonts w:asciiTheme="majorHAnsi" w:hAnsiTheme="majorHAnsi" w:cstheme="majorHAnsi"/>
          <w:noProof/>
          <w:sz w:val="22"/>
          <w:szCs w:val="22"/>
        </w:rPr>
        <w:t>verrà</w:t>
      </w:r>
      <w:r w:rsidRPr="009273FA">
        <w:rPr>
          <w:rFonts w:asciiTheme="majorHAnsi" w:hAnsiTheme="majorHAnsi" w:cstheme="majorHAnsi"/>
          <w:noProof/>
          <w:sz w:val="22"/>
          <w:szCs w:val="22"/>
        </w:rPr>
        <w:t xml:space="preserve"> adeguato in modo </w:t>
      </w:r>
      <w:r w:rsidR="00B01D35">
        <w:rPr>
          <w:rFonts w:asciiTheme="majorHAnsi" w:hAnsiTheme="majorHAnsi" w:cstheme="majorHAnsi"/>
          <w:noProof/>
          <w:sz w:val="22"/>
          <w:szCs w:val="22"/>
        </w:rPr>
        <w:t>che vengano aggiornate tutte le viste</w:t>
      </w:r>
      <w:r w:rsidRPr="009273FA">
        <w:rPr>
          <w:rFonts w:asciiTheme="majorHAnsi" w:hAnsiTheme="majorHAnsi" w:cstheme="majorHAnsi"/>
          <w:noProof/>
          <w:sz w:val="22"/>
          <w:szCs w:val="22"/>
        </w:rPr>
        <w:t xml:space="preserve"> dove vie</w:t>
      </w:r>
      <w:r w:rsidR="009273FA" w:rsidRPr="009273FA">
        <w:rPr>
          <w:rFonts w:asciiTheme="majorHAnsi" w:hAnsiTheme="majorHAnsi" w:cstheme="majorHAnsi"/>
          <w:noProof/>
          <w:sz w:val="22"/>
          <w:szCs w:val="22"/>
        </w:rPr>
        <w:t>ne effettuato il controllo del campo IBAN</w:t>
      </w:r>
      <w:r w:rsidR="00B01D35">
        <w:rPr>
          <w:rFonts w:asciiTheme="majorHAnsi" w:hAnsiTheme="majorHAnsi" w:cstheme="majorHAnsi"/>
          <w:noProof/>
          <w:sz w:val="22"/>
          <w:szCs w:val="22"/>
        </w:rPr>
        <w:t>, ovverno nei seguenti casi</w:t>
      </w:r>
    </w:p>
    <w:p w14:paraId="08B5E52A" w14:textId="49DB0364" w:rsidR="005B3E93" w:rsidRPr="009273FA" w:rsidRDefault="00D94DB0" w:rsidP="000F178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9273FA">
        <w:rPr>
          <w:rFonts w:asciiTheme="majorHAnsi" w:hAnsiTheme="majorHAnsi" w:cstheme="majorHAnsi"/>
          <w:noProof/>
          <w:sz w:val="22"/>
          <w:szCs w:val="22"/>
        </w:rPr>
        <w:t>Sottoscrizione</w:t>
      </w:r>
      <w:r w:rsidR="00A94BE7" w:rsidRPr="009273FA">
        <w:rPr>
          <w:rFonts w:asciiTheme="majorHAnsi" w:hAnsiTheme="majorHAnsi" w:cstheme="majorHAnsi"/>
          <w:noProof/>
          <w:sz w:val="22"/>
          <w:szCs w:val="22"/>
        </w:rPr>
        <w:t xml:space="preserve"> di un cliente </w:t>
      </w:r>
      <w:r w:rsidR="00B01D35">
        <w:rPr>
          <w:rFonts w:asciiTheme="majorHAnsi" w:hAnsiTheme="majorHAnsi" w:cstheme="majorHAnsi"/>
          <w:noProof/>
          <w:sz w:val="22"/>
          <w:szCs w:val="22"/>
        </w:rPr>
        <w:t xml:space="preserve">filiale </w:t>
      </w:r>
      <w:r w:rsidR="00A94BE7" w:rsidRPr="009273FA">
        <w:rPr>
          <w:rFonts w:asciiTheme="majorHAnsi" w:hAnsiTheme="majorHAnsi" w:cstheme="majorHAnsi"/>
          <w:noProof/>
          <w:sz w:val="22"/>
          <w:szCs w:val="22"/>
        </w:rPr>
        <w:t xml:space="preserve">tramite </w:t>
      </w:r>
      <w:r w:rsidR="005B3E93" w:rsidRPr="009273FA">
        <w:rPr>
          <w:rFonts w:asciiTheme="majorHAnsi" w:hAnsiTheme="majorHAnsi" w:cstheme="majorHAnsi"/>
          <w:noProof/>
          <w:sz w:val="22"/>
          <w:szCs w:val="22"/>
        </w:rPr>
        <w:t xml:space="preserve">Task UI </w:t>
      </w:r>
    </w:p>
    <w:p w14:paraId="3FB9048E" w14:textId="50B2C8F2" w:rsidR="005B3E93" w:rsidRDefault="00B01D35" w:rsidP="000F178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Censimento</w:t>
      </w:r>
      <w:r w:rsidR="005B3E93" w:rsidRPr="009273FA">
        <w:rPr>
          <w:rFonts w:asciiTheme="majorHAnsi" w:hAnsiTheme="majorHAnsi" w:cstheme="majorHAnsi"/>
          <w:noProof/>
          <w:sz w:val="22"/>
          <w:szCs w:val="22"/>
        </w:rPr>
        <w:t xml:space="preserve"> manuale da CRM</w:t>
      </w:r>
      <w:r w:rsidR="002A7B88">
        <w:rPr>
          <w:rFonts w:asciiTheme="majorHAnsi" w:hAnsiTheme="majorHAnsi" w:cstheme="majorHAnsi"/>
          <w:noProof/>
          <w:sz w:val="22"/>
          <w:szCs w:val="22"/>
        </w:rPr>
        <w:t xml:space="preserve"> EMMA</w:t>
      </w:r>
      <w:r w:rsidR="005B3E93" w:rsidRPr="009273FA">
        <w:rPr>
          <w:rFonts w:asciiTheme="majorHAnsi" w:hAnsiTheme="majorHAnsi" w:cstheme="majorHAnsi"/>
          <w:noProof/>
          <w:sz w:val="22"/>
          <w:szCs w:val="22"/>
        </w:rPr>
        <w:t xml:space="preserve"> dei clienti </w:t>
      </w:r>
      <w:r>
        <w:rPr>
          <w:rFonts w:asciiTheme="majorHAnsi" w:hAnsiTheme="majorHAnsi" w:cstheme="majorHAnsi"/>
          <w:noProof/>
          <w:sz w:val="22"/>
          <w:szCs w:val="22"/>
        </w:rPr>
        <w:t>filiali</w:t>
      </w:r>
    </w:p>
    <w:p w14:paraId="17FA4258" w14:textId="2A878FAE" w:rsidR="00EE3BB3" w:rsidRDefault="00B01D35" w:rsidP="000F178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Richiesta nuovo mandato</w:t>
      </w:r>
    </w:p>
    <w:p w14:paraId="4FF89FF7" w14:textId="105EE7E3" w:rsidR="00B01D35" w:rsidRPr="009273FA" w:rsidRDefault="00B01D35" w:rsidP="000F178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Schermata Mandati RID</w:t>
      </w:r>
    </w:p>
    <w:p w14:paraId="47C729D1" w14:textId="77777777" w:rsidR="00A94BE7" w:rsidRPr="00877F36" w:rsidRDefault="00A94BE7" w:rsidP="00A94BE7">
      <w:pPr>
        <w:pStyle w:val="ListParagraph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37F088FD" w14:textId="511C6697" w:rsidR="005B3E93" w:rsidRPr="009273FA" w:rsidRDefault="00D94DB0" w:rsidP="008B2A83">
      <w:pPr>
        <w:pStyle w:val="Heading4"/>
        <w:numPr>
          <w:ilvl w:val="3"/>
          <w:numId w:val="9"/>
        </w:numPr>
        <w:rPr>
          <w:rFonts w:cstheme="majorHAnsi"/>
          <w:i w:val="0"/>
          <w:noProof/>
          <w:szCs w:val="22"/>
        </w:rPr>
      </w:pPr>
      <w:bookmarkStart w:id="123" w:name="_Toc69807225"/>
      <w:r w:rsidRPr="00B01D35">
        <w:rPr>
          <w:noProof/>
        </w:rPr>
        <w:t>Sottoscrizione</w:t>
      </w:r>
      <w:r w:rsidR="00A94BE7" w:rsidRPr="009273FA">
        <w:rPr>
          <w:rFonts w:cstheme="majorHAnsi"/>
          <w:noProof/>
          <w:szCs w:val="22"/>
        </w:rPr>
        <w:t xml:space="preserve"> di un nuovo cliente </w:t>
      </w:r>
      <w:r w:rsidR="00B01D35">
        <w:rPr>
          <w:rFonts w:cstheme="majorHAnsi"/>
          <w:i w:val="0"/>
          <w:noProof/>
          <w:szCs w:val="22"/>
        </w:rPr>
        <w:t xml:space="preserve">filiale </w:t>
      </w:r>
      <w:r w:rsidR="00A94BE7" w:rsidRPr="009273FA">
        <w:rPr>
          <w:rFonts w:cstheme="majorHAnsi"/>
          <w:noProof/>
          <w:szCs w:val="22"/>
        </w:rPr>
        <w:t>tramite Task UI</w:t>
      </w:r>
      <w:bookmarkEnd w:id="123"/>
    </w:p>
    <w:p w14:paraId="34AA5721" w14:textId="51381880" w:rsidR="00A94BE7" w:rsidRPr="009273FA" w:rsidRDefault="00D94DB0" w:rsidP="009273F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9273FA">
        <w:rPr>
          <w:rFonts w:asciiTheme="majorHAnsi" w:hAnsiTheme="majorHAnsi"/>
          <w:sz w:val="22"/>
          <w:szCs w:val="22"/>
        </w:rPr>
        <w:t>Attualmente, in fase di sottoscrizione di un nuovo cliente</w:t>
      </w:r>
      <w:r w:rsidR="00B01D35">
        <w:rPr>
          <w:rFonts w:asciiTheme="majorHAnsi" w:hAnsiTheme="majorHAnsi"/>
          <w:sz w:val="22"/>
          <w:szCs w:val="22"/>
        </w:rPr>
        <w:t>,</w:t>
      </w:r>
      <w:r w:rsidRPr="009273FA">
        <w:rPr>
          <w:rFonts w:asciiTheme="majorHAnsi" w:hAnsiTheme="majorHAnsi"/>
          <w:sz w:val="22"/>
          <w:szCs w:val="22"/>
        </w:rPr>
        <w:t xml:space="preserve"> l’utente del CRM </w:t>
      </w:r>
      <w:r w:rsidR="002A7B88">
        <w:rPr>
          <w:rFonts w:asciiTheme="majorHAnsi" w:hAnsiTheme="majorHAnsi"/>
          <w:sz w:val="22"/>
          <w:szCs w:val="22"/>
        </w:rPr>
        <w:t xml:space="preserve">EMMA </w:t>
      </w:r>
      <w:r w:rsidRPr="009273FA">
        <w:rPr>
          <w:rFonts w:asciiTheme="majorHAnsi" w:hAnsiTheme="majorHAnsi"/>
          <w:sz w:val="22"/>
          <w:szCs w:val="22"/>
        </w:rPr>
        <w:t xml:space="preserve">deve compilare </w:t>
      </w:r>
      <w:r w:rsidR="009273FA" w:rsidRPr="009273FA">
        <w:rPr>
          <w:rFonts w:asciiTheme="majorHAnsi" w:hAnsiTheme="majorHAnsi"/>
          <w:sz w:val="22"/>
          <w:szCs w:val="22"/>
        </w:rPr>
        <w:t>il campo IBAN</w:t>
      </w:r>
      <w:r w:rsidR="002141A1">
        <w:rPr>
          <w:rFonts w:asciiTheme="majorHAnsi" w:hAnsiTheme="majorHAnsi"/>
          <w:sz w:val="22"/>
          <w:szCs w:val="22"/>
        </w:rPr>
        <w:t xml:space="preserve"> come mostrato nella seguente figura:</w:t>
      </w:r>
    </w:p>
    <w:p w14:paraId="016E089F" w14:textId="2647E96C" w:rsidR="00A94BE7" w:rsidRPr="00877F36" w:rsidRDefault="00E973F2" w:rsidP="00A94BE7">
      <w:pPr>
        <w:pStyle w:val="ListParagraph"/>
        <w:keepNext/>
        <w:spacing w:after="160" w:line="259" w:lineRule="auto"/>
        <w:ind w:left="720"/>
        <w:jc w:val="center"/>
        <w:rPr>
          <w:highlight w:val="yellow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D2A3CF" wp14:editId="0392E197">
                <wp:simplePos x="0" y="0"/>
                <wp:positionH relativeFrom="column">
                  <wp:posOffset>1792904</wp:posOffset>
                </wp:positionH>
                <wp:positionV relativeFrom="paragraph">
                  <wp:posOffset>2119846</wp:posOffset>
                </wp:positionV>
                <wp:extent cx="1509623" cy="353683"/>
                <wp:effectExtent l="19050" t="19050" r="14605" b="2794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623" cy="3536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6443D70D" id="Rectangle 31" o:spid="_x0000_s1026" style="position:absolute;margin-left:141.15pt;margin-top:166.9pt;width:118.85pt;height:27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" filled="f" strokecolor="red" strokeweight="2.25pt"/>
            </w:pict>
          </mc:Fallback>
        </mc:AlternateContent>
      </w:r>
      <w:r>
        <w:rPr>
          <w:noProof/>
          <w:lang w:eastAsia="it-IT"/>
        </w:rPr>
        <w:drawing>
          <wp:inline distT="0" distB="0" distL="0" distR="0" wp14:anchorId="7F89ADDF" wp14:editId="0E63106C">
            <wp:extent cx="5003321" cy="2900045"/>
            <wp:effectExtent l="19050" t="19050" r="26035" b="146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0121"/>
                    <a:stretch/>
                  </pic:blipFill>
                  <pic:spPr bwMode="auto">
                    <a:xfrm>
                      <a:off x="0" y="0"/>
                      <a:ext cx="5003321" cy="2900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AB434" w14:textId="596CC842" w:rsidR="00A94BE7" w:rsidRPr="00CB3A62" w:rsidRDefault="00A94BE7" w:rsidP="00A94BE7">
      <w:pPr>
        <w:pStyle w:val="Caption"/>
        <w:jc w:val="center"/>
        <w:rPr>
          <w:rFonts w:asciiTheme="majorHAnsi" w:hAnsiTheme="majorHAnsi" w:cstheme="majorHAnsi"/>
          <w:i w:val="0"/>
          <w:noProof/>
          <w:sz w:val="22"/>
          <w:szCs w:val="22"/>
        </w:rPr>
      </w:pPr>
      <w:r w:rsidRPr="00CB3A62">
        <w:t xml:space="preserve">Figura </w:t>
      </w:r>
      <w:fldSimple w:instr=" SEQ Figura \* ARABIC ">
        <w:r w:rsidR="00E60EC6">
          <w:rPr>
            <w:noProof/>
          </w:rPr>
          <w:t>5</w:t>
        </w:r>
      </w:fldSimple>
      <w:r w:rsidRPr="00CB3A62">
        <w:t xml:space="preserve"> -  Clienti centrali – Registrazione con TASK UI – AS IS</w:t>
      </w:r>
    </w:p>
    <w:p w14:paraId="6057C1D7" w14:textId="77777777" w:rsidR="00D94DB0" w:rsidRPr="00877F36" w:rsidRDefault="00D94DB0" w:rsidP="00A94BE7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5347051B" w14:textId="77777777" w:rsidR="00005036" w:rsidRDefault="00005036" w:rsidP="00A94BE7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Attualmente la procedura effettua i seguenti controlli sul campo IBAN:</w:t>
      </w:r>
    </w:p>
    <w:p w14:paraId="70DBFD8E" w14:textId="77777777" w:rsidR="00005036" w:rsidRDefault="00005036" w:rsidP="00894CE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è lungo 27 caratteri ed è composto da 3 lettere e 24 cifre</w:t>
      </w:r>
    </w:p>
    <w:p w14:paraId="429B1524" w14:textId="77777777" w:rsidR="00005036" w:rsidRDefault="00005036" w:rsidP="00894CE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ha questa struttura:</w:t>
      </w:r>
    </w:p>
    <w:p w14:paraId="5286D6ED" w14:textId="77777777" w:rsidR="00005036" w:rsidRDefault="00005036" w:rsidP="00894CE0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Codice nazione</w:t>
      </w:r>
      <w:r>
        <w:rPr>
          <w:rFonts w:asciiTheme="majorHAnsi" w:hAnsiTheme="majorHAnsi"/>
          <w:sz w:val="22"/>
          <w:szCs w:val="22"/>
        </w:rPr>
        <w:t xml:space="preserve">: </w:t>
      </w:r>
      <w:r w:rsidRPr="00877F36">
        <w:rPr>
          <w:rFonts w:asciiTheme="majorHAnsi" w:hAnsiTheme="majorHAnsi"/>
          <w:sz w:val="22"/>
          <w:szCs w:val="22"/>
        </w:rPr>
        <w:t>sigla iniziale che i</w:t>
      </w:r>
      <w:r>
        <w:rPr>
          <w:rFonts w:asciiTheme="majorHAnsi" w:hAnsiTheme="majorHAnsi"/>
          <w:sz w:val="22"/>
          <w:szCs w:val="22"/>
        </w:rPr>
        <w:t>dentifica che la nazionalità del conto. Attualmente viene accettato solo il valore “IT”</w:t>
      </w:r>
    </w:p>
    <w:p w14:paraId="19F01B91" w14:textId="77777777" w:rsidR="00005036" w:rsidRDefault="00005036" w:rsidP="00894CE0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Numeri di controllo</w:t>
      </w:r>
      <w:r>
        <w:rPr>
          <w:rFonts w:asciiTheme="majorHAnsi" w:hAnsiTheme="majorHAnsi"/>
          <w:sz w:val="22"/>
          <w:szCs w:val="22"/>
        </w:rPr>
        <w:t>: composto da 2 cifre</w:t>
      </w:r>
    </w:p>
    <w:p w14:paraId="2B5E3882" w14:textId="77777777" w:rsidR="00005036" w:rsidRDefault="00005036" w:rsidP="00894CE0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CIN</w:t>
      </w:r>
      <w:r>
        <w:rPr>
          <w:rFonts w:asciiTheme="majorHAnsi" w:hAnsiTheme="majorHAnsi"/>
          <w:sz w:val="22"/>
          <w:szCs w:val="22"/>
        </w:rPr>
        <w:t>: composto da 1 lettera</w:t>
      </w:r>
    </w:p>
    <w:p w14:paraId="58AA9ADB" w14:textId="77777777" w:rsidR="00005036" w:rsidRDefault="00005036" w:rsidP="00894CE0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lastRenderedPageBreak/>
        <w:t>ABI</w:t>
      </w:r>
      <w:r>
        <w:rPr>
          <w:rFonts w:asciiTheme="majorHAnsi" w:hAnsiTheme="majorHAnsi"/>
          <w:sz w:val="22"/>
          <w:szCs w:val="22"/>
        </w:rPr>
        <w:t xml:space="preserve">: composto da </w:t>
      </w:r>
      <w:r w:rsidRPr="00955AFC">
        <w:rPr>
          <w:rFonts w:asciiTheme="majorHAnsi" w:hAnsiTheme="majorHAnsi"/>
          <w:sz w:val="22"/>
          <w:szCs w:val="22"/>
        </w:rPr>
        <w:t>5 caratteri numerici  che ident</w:t>
      </w:r>
      <w:r>
        <w:rPr>
          <w:rFonts w:asciiTheme="majorHAnsi" w:hAnsiTheme="majorHAnsi"/>
          <w:sz w:val="22"/>
          <w:szCs w:val="22"/>
        </w:rPr>
        <w:t>ificano l’istituto bancario</w:t>
      </w:r>
    </w:p>
    <w:p w14:paraId="2403B647" w14:textId="77777777" w:rsidR="00005036" w:rsidRDefault="00005036" w:rsidP="00894CE0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CAB</w:t>
      </w:r>
      <w:r>
        <w:rPr>
          <w:rFonts w:asciiTheme="majorHAnsi" w:hAnsiTheme="majorHAnsi"/>
          <w:sz w:val="22"/>
          <w:szCs w:val="22"/>
        </w:rPr>
        <w:t>: composto 5 caratteri</w:t>
      </w:r>
      <w:r w:rsidRPr="00877F36">
        <w:rPr>
          <w:rFonts w:asciiTheme="majorHAnsi" w:hAnsiTheme="majorHAnsi"/>
          <w:sz w:val="22"/>
          <w:szCs w:val="22"/>
        </w:rPr>
        <w:t xml:space="preserve"> riferiti al</w:t>
      </w:r>
      <w:r>
        <w:rPr>
          <w:rFonts w:asciiTheme="majorHAnsi" w:hAnsiTheme="majorHAnsi"/>
          <w:sz w:val="22"/>
          <w:szCs w:val="22"/>
        </w:rPr>
        <w:t>la filiale di riferimento</w:t>
      </w:r>
    </w:p>
    <w:p w14:paraId="3D7478CA" w14:textId="77777777" w:rsidR="00005036" w:rsidRPr="00877F36" w:rsidRDefault="00005036" w:rsidP="00894CE0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Conto corrente</w:t>
      </w:r>
      <w:r>
        <w:rPr>
          <w:rFonts w:asciiTheme="majorHAnsi" w:hAnsiTheme="majorHAnsi"/>
          <w:sz w:val="22"/>
          <w:szCs w:val="22"/>
        </w:rPr>
        <w:t>: composto da 12 cifre</w:t>
      </w:r>
    </w:p>
    <w:p w14:paraId="4A4429C4" w14:textId="64B1FE40" w:rsidR="00CB3A62" w:rsidRDefault="00CB3A62" w:rsidP="00A94BE7">
      <w:pPr>
        <w:spacing w:line="360" w:lineRule="auto"/>
        <w:jc w:val="both"/>
        <w:rPr>
          <w:ins w:id="124" w:author="Torrente Alessandra" w:date="2021-04-19T10:43:00Z"/>
          <w:rFonts w:asciiTheme="majorHAnsi" w:hAnsiTheme="majorHAnsi" w:cstheme="majorHAnsi"/>
          <w:noProof/>
          <w:sz w:val="22"/>
          <w:szCs w:val="22"/>
        </w:rPr>
      </w:pPr>
    </w:p>
    <w:p w14:paraId="29E4C541" w14:textId="77777777" w:rsidR="00DF392C" w:rsidRPr="0004776C" w:rsidRDefault="00DF392C" w:rsidP="00DF392C">
      <w:pPr>
        <w:spacing w:line="360" w:lineRule="auto"/>
        <w:jc w:val="both"/>
        <w:rPr>
          <w:ins w:id="125" w:author="Torrente Alessandra" w:date="2021-04-19T10:43:00Z"/>
          <w:rFonts w:asciiTheme="majorHAnsi" w:hAnsiTheme="majorHAnsi"/>
          <w:sz w:val="22"/>
          <w:szCs w:val="22"/>
        </w:rPr>
      </w:pPr>
      <w:ins w:id="126" w:author="Torrente Alessandra" w:date="2021-04-19T10:43:00Z">
        <w:r w:rsidRPr="0004776C">
          <w:rPr>
            <w:rFonts w:asciiTheme="majorHAnsi" w:hAnsiTheme="majorHAnsi"/>
            <w:b/>
            <w:sz w:val="22"/>
            <w:szCs w:val="22"/>
          </w:rPr>
          <w:t>Nota</w:t>
        </w:r>
        <w:r w:rsidRPr="0004776C">
          <w:rPr>
            <w:rFonts w:asciiTheme="majorHAnsi" w:hAnsiTheme="majorHAnsi"/>
            <w:sz w:val="22"/>
            <w:szCs w:val="22"/>
          </w:rPr>
          <w:t>: Attualmente non è presente una distinzione tra IBAN italiani aderenti o non aderenti al SEDA che in fase di inserimento sono soggetti agli stessi controlli.</w:t>
        </w:r>
      </w:ins>
    </w:p>
    <w:p w14:paraId="1B73D2F7" w14:textId="77777777" w:rsidR="00DF392C" w:rsidRDefault="00DF392C" w:rsidP="00A94BE7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5CBE57F2" w14:textId="622F8ABC" w:rsidR="00CB3A62" w:rsidRDefault="00CB3A62" w:rsidP="00CB3A6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In fase di sottoscrizione cliente tramite Task UI sarà necessario modificare i vincoli relativi al campo IBAN in modo che vengano accettati anche gli IBAN esteri.</w:t>
      </w:r>
    </w:p>
    <w:p w14:paraId="0D40C558" w14:textId="07F4B997" w:rsidR="00CB3A62" w:rsidRDefault="00CB3A62" w:rsidP="00CB3A6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A tal proposito nella sezione “Dati bancari” </w:t>
      </w:r>
      <w:r w:rsidR="00B01D35">
        <w:rPr>
          <w:rFonts w:asciiTheme="majorHAnsi" w:hAnsiTheme="majorHAnsi"/>
          <w:sz w:val="22"/>
          <w:szCs w:val="22"/>
        </w:rPr>
        <w:t>verrà</w:t>
      </w:r>
      <w:r>
        <w:rPr>
          <w:rFonts w:asciiTheme="majorHAnsi" w:hAnsiTheme="majorHAnsi"/>
          <w:sz w:val="22"/>
          <w:szCs w:val="22"/>
        </w:rPr>
        <w:t xml:space="preserve"> aggiunto un nuovo campo che identificherà la nazionalità del conto corrente come nel seguente esempio:</w:t>
      </w:r>
    </w:p>
    <w:p w14:paraId="6A0924BA" w14:textId="3CC59612" w:rsidR="00CB3A62" w:rsidRDefault="00CB3A62" w:rsidP="00A94BE7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196B97AB" w14:textId="77777777" w:rsidR="00E973F2" w:rsidRDefault="00E973F2" w:rsidP="00316E68">
      <w:pPr>
        <w:keepNext/>
        <w:spacing w:line="360" w:lineRule="auto"/>
        <w:jc w:val="center"/>
      </w:pPr>
      <w:r>
        <w:rPr>
          <w:rFonts w:asciiTheme="majorHAnsi" w:hAnsiTheme="majorHAnsi" w:cstheme="majorHAnsi"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527478" wp14:editId="31C02A8B">
                <wp:simplePos x="0" y="0"/>
                <wp:positionH relativeFrom="column">
                  <wp:posOffset>723157</wp:posOffset>
                </wp:positionH>
                <wp:positionV relativeFrom="paragraph">
                  <wp:posOffset>1273917</wp:posOffset>
                </wp:positionV>
                <wp:extent cx="2173856" cy="293298"/>
                <wp:effectExtent l="19050" t="19050" r="17145" b="1206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856" cy="2932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6E7D0D05" id="Rectangle 33" o:spid="_x0000_s1026" style="position:absolute;margin-left:56.95pt;margin-top:100.3pt;width:171.15pt;height:23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" filled="f" strokecolor="#00b050" strokeweight="2.25pt"/>
            </w:pict>
          </mc:Fallback>
        </mc:AlternateContent>
      </w:r>
      <w:r>
        <w:rPr>
          <w:rFonts w:asciiTheme="majorHAnsi" w:hAnsiTheme="majorHAnsi" w:cstheme="majorHAnsi"/>
          <w:noProof/>
          <w:sz w:val="22"/>
          <w:szCs w:val="22"/>
          <w:lang w:eastAsia="it-IT"/>
        </w:rPr>
        <w:drawing>
          <wp:inline distT="0" distB="0" distL="0" distR="0" wp14:anchorId="36CC8641" wp14:editId="4EBE886F">
            <wp:extent cx="5434642" cy="3260725"/>
            <wp:effectExtent l="19050" t="19050" r="13970" b="158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103"/>
                    <a:stretch/>
                  </pic:blipFill>
                  <pic:spPr bwMode="auto">
                    <a:xfrm>
                      <a:off x="0" y="0"/>
                      <a:ext cx="5434642" cy="3260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B1685" w14:textId="19FE7F34" w:rsidR="00E973F2" w:rsidRDefault="00E973F2" w:rsidP="00E973F2">
      <w:pPr>
        <w:pStyle w:val="Caption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6</w:t>
        </w:r>
      </w:fldSimple>
      <w:r>
        <w:t xml:space="preserve"> </w:t>
      </w:r>
      <w:r w:rsidR="00EE3BB3">
        <w:t>–</w:t>
      </w:r>
      <w:r w:rsidR="002A7B88">
        <w:t xml:space="preserve"> </w:t>
      </w:r>
      <w:r w:rsidRPr="00707893">
        <w:t>Clienti centrali – R</w:t>
      </w:r>
      <w:r>
        <w:t>egistrazione con TASK UI – TO BE</w:t>
      </w:r>
    </w:p>
    <w:p w14:paraId="21C624A8" w14:textId="4AF51D68" w:rsidR="008C1560" w:rsidRDefault="008C1560">
      <w:pPr>
        <w:spacing w:line="360" w:lineRule="auto"/>
        <w:jc w:val="both"/>
        <w:rPr>
          <w:rFonts w:asciiTheme="majorHAnsi" w:hAnsiTheme="majorHAnsi"/>
          <w:sz w:val="22"/>
          <w:szCs w:val="22"/>
          <w:highlight w:val="yellow"/>
        </w:rPr>
      </w:pPr>
    </w:p>
    <w:p w14:paraId="5CAE687C" w14:textId="77777777" w:rsidR="002A7B88" w:rsidRDefault="002A7B88" w:rsidP="00CB3A6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nuovo campo “Nazione c</w:t>
      </w:r>
      <w:r w:rsidR="00CB3A62">
        <w:rPr>
          <w:rFonts w:asciiTheme="majorHAnsi" w:hAnsiTheme="majorHAnsi"/>
          <w:sz w:val="22"/>
          <w:szCs w:val="22"/>
        </w:rPr>
        <w:t xml:space="preserve">onto corrente” sarà valorizzato di default con la nazione “Italia”. </w:t>
      </w:r>
    </w:p>
    <w:p w14:paraId="6BD085EA" w14:textId="39070097" w:rsidR="00CB3A62" w:rsidRDefault="00CB3A62" w:rsidP="00CB3A6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Tramite il menu a tendina l’utente avrà la possibilità di selezionare una nazione differente.</w:t>
      </w:r>
    </w:p>
    <w:p w14:paraId="1D420692" w14:textId="77777777" w:rsidR="00B01D35" w:rsidRDefault="00B01D35" w:rsidP="00B01D3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L’elenco dei valori possibili del nuovo campo è riportato nel file allegato </w:t>
      </w:r>
      <w:r w:rsidRPr="00B01D35">
        <w:rPr>
          <w:rFonts w:asciiTheme="majorHAnsi" w:hAnsiTheme="majorHAnsi"/>
          <w:i/>
          <w:sz w:val="22"/>
          <w:szCs w:val="22"/>
        </w:rPr>
        <w:t>Codici ISO Nazioni</w:t>
      </w:r>
      <w:r>
        <w:rPr>
          <w:rFonts w:asciiTheme="majorHAnsi" w:hAnsiTheme="majorHAnsi"/>
          <w:sz w:val="22"/>
          <w:szCs w:val="22"/>
        </w:rPr>
        <w:t xml:space="preserve"> allegato al capitolo </w:t>
      </w:r>
      <w:r>
        <w:rPr>
          <w:rFonts w:asciiTheme="majorHAnsi" w:hAnsiTheme="majorHAnsi"/>
          <w:sz w:val="22"/>
          <w:szCs w:val="22"/>
        </w:rPr>
        <w:fldChar w:fldCharType="begin"/>
      </w:r>
      <w:r>
        <w:rPr>
          <w:rFonts w:asciiTheme="majorHAnsi" w:hAnsiTheme="majorHAnsi"/>
          <w:sz w:val="22"/>
          <w:szCs w:val="22"/>
        </w:rPr>
        <w:instrText xml:space="preserve"> REF _Ref62575388 \r \h </w:instrText>
      </w:r>
      <w:r>
        <w:rPr>
          <w:rFonts w:asciiTheme="majorHAnsi" w:hAnsiTheme="majorHAnsi"/>
          <w:sz w:val="22"/>
          <w:szCs w:val="22"/>
        </w:rPr>
      </w:r>
      <w:r>
        <w:rPr>
          <w:rFonts w:asciiTheme="majorHAnsi" w:hAnsiTheme="majorHAnsi"/>
          <w:sz w:val="22"/>
          <w:szCs w:val="22"/>
        </w:rPr>
        <w:fldChar w:fldCharType="separate"/>
      </w:r>
      <w:r>
        <w:rPr>
          <w:rFonts w:asciiTheme="majorHAnsi" w:hAnsiTheme="majorHAnsi"/>
          <w:sz w:val="22"/>
          <w:szCs w:val="22"/>
        </w:rPr>
        <w:t>6</w:t>
      </w:r>
      <w:r>
        <w:rPr>
          <w:rFonts w:asciiTheme="majorHAnsi" w:hAnsiTheme="majorHAnsi"/>
          <w:sz w:val="22"/>
          <w:szCs w:val="22"/>
        </w:rPr>
        <w:fldChar w:fldCharType="end"/>
      </w:r>
      <w:r>
        <w:rPr>
          <w:rFonts w:asciiTheme="majorHAnsi" w:hAnsiTheme="majorHAnsi"/>
          <w:sz w:val="22"/>
          <w:szCs w:val="22"/>
        </w:rPr>
        <w:t>.</w:t>
      </w:r>
    </w:p>
    <w:p w14:paraId="7150EAEB" w14:textId="5B6809D2" w:rsidR="00CB3A62" w:rsidRDefault="00CB3A62" w:rsidP="00CB3A6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cui</w:t>
      </w:r>
      <w:r w:rsidR="002A7B88">
        <w:rPr>
          <w:rFonts w:asciiTheme="majorHAnsi" w:hAnsiTheme="majorHAnsi"/>
          <w:sz w:val="22"/>
          <w:szCs w:val="22"/>
        </w:rPr>
        <w:t xml:space="preserve"> il valore del campo “Nazione c</w:t>
      </w:r>
      <w:r>
        <w:rPr>
          <w:rFonts w:asciiTheme="majorHAnsi" w:hAnsiTheme="majorHAnsi"/>
          <w:sz w:val="22"/>
          <w:szCs w:val="22"/>
        </w:rPr>
        <w:t xml:space="preserve">onto corrente” sia impostato su “Italia”, il sistema effettuerà i mededismi controlli ad oggi in essere sugli IBAN italiani. </w:t>
      </w:r>
    </w:p>
    <w:p w14:paraId="48511FB9" w14:textId="6AA4FE90" w:rsidR="00CB3A62" w:rsidRDefault="00CB3A62" w:rsidP="00CB3A62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</w:t>
      </w:r>
      <w:r w:rsidR="002A7B88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>onto corrente” sia impostato su un valore diverso da “Italia”, il sistema effettuerà i seguenti controlli:</w:t>
      </w:r>
    </w:p>
    <w:p w14:paraId="6B3ADAD7" w14:textId="4B4AFB91" w:rsidR="00CB3A62" w:rsidRDefault="00CB3A62" w:rsidP="00894CE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t>Le prime due lettere dell’IBAN dovranno corrispondere al codice ISO della nazione seleziona</w:t>
      </w:r>
      <w:r w:rsidR="002A7B88">
        <w:rPr>
          <w:rFonts w:asciiTheme="majorHAnsi" w:hAnsiTheme="majorHAnsi"/>
          <w:sz w:val="22"/>
          <w:szCs w:val="22"/>
        </w:rPr>
        <w:t>ta nel menu a tendina “Nazione c</w:t>
      </w:r>
      <w:r>
        <w:rPr>
          <w:rFonts w:asciiTheme="majorHAnsi" w:hAnsiTheme="majorHAnsi"/>
          <w:sz w:val="22"/>
          <w:szCs w:val="22"/>
        </w:rPr>
        <w:t>onto corrente”</w:t>
      </w:r>
    </w:p>
    <w:p w14:paraId="4BEA53C1" w14:textId="77777777" w:rsidR="00CB3A62" w:rsidRDefault="00CB3A62" w:rsidP="00894CE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Verrà verificato che le cifre di controllo siano coerenti con il resto dei valori inseriti dell’IBAN</w:t>
      </w:r>
    </w:p>
    <w:p w14:paraId="779BF172" w14:textId="77777777" w:rsidR="00CB3A62" w:rsidRPr="00D11419" w:rsidRDefault="00CB3A62" w:rsidP="00894CE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Non verrà effettuato il controllo sul CIN </w:t>
      </w:r>
    </w:p>
    <w:p w14:paraId="537F2394" w14:textId="02775FA1" w:rsidR="00CB3A62" w:rsidRPr="00EE3BB3" w:rsidRDefault="00CB3A62" w:rsidP="00894CE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Non verrà effettuato nessun controllo sulla lunghezza del campo che può variare a seconda della nazione</w:t>
      </w:r>
    </w:p>
    <w:p w14:paraId="24F9E3E9" w14:textId="77777777" w:rsidR="00CB3A62" w:rsidRPr="00877F36" w:rsidRDefault="00CB3A62" w:rsidP="00877F36">
      <w:pPr>
        <w:pStyle w:val="ListParagraph"/>
        <w:spacing w:after="160" w:line="259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17CC6414" w14:textId="77777777" w:rsidR="00DF392C" w:rsidRPr="0004776C" w:rsidRDefault="00DF392C" w:rsidP="00DF392C">
      <w:pPr>
        <w:spacing w:line="360" w:lineRule="auto"/>
        <w:jc w:val="both"/>
        <w:rPr>
          <w:ins w:id="127" w:author="Torrente Alessandra" w:date="2021-04-19T10:43:00Z"/>
          <w:rFonts w:asciiTheme="majorHAnsi" w:hAnsiTheme="majorHAnsi"/>
          <w:sz w:val="22"/>
          <w:szCs w:val="22"/>
        </w:rPr>
      </w:pPr>
      <w:ins w:id="128" w:author="Torrente Alessandra" w:date="2021-04-19T10:43:00Z">
        <w:r w:rsidRPr="0004776C">
          <w:rPr>
            <w:rFonts w:asciiTheme="majorHAnsi" w:hAnsiTheme="majorHAnsi"/>
            <w:b/>
            <w:sz w:val="22"/>
            <w:szCs w:val="22"/>
          </w:rPr>
          <w:t>Nota</w:t>
        </w:r>
        <w:r w:rsidRPr="0004776C">
          <w:rPr>
            <w:rFonts w:asciiTheme="majorHAnsi" w:hAnsiTheme="majorHAnsi"/>
            <w:sz w:val="22"/>
            <w:szCs w:val="22"/>
          </w:rPr>
          <w:t xml:space="preserve">: </w:t>
        </w:r>
        <w:r>
          <w:rPr>
            <w:rFonts w:asciiTheme="majorHAnsi" w:hAnsiTheme="majorHAnsi"/>
            <w:sz w:val="22"/>
            <w:szCs w:val="22"/>
          </w:rPr>
          <w:t xml:space="preserve">Non sono previste modifiche al processo in essere per gli </w:t>
        </w:r>
        <w:r w:rsidRPr="0004776C">
          <w:rPr>
            <w:rFonts w:asciiTheme="majorHAnsi" w:hAnsiTheme="majorHAnsi"/>
            <w:sz w:val="22"/>
            <w:szCs w:val="22"/>
          </w:rPr>
          <w:t xml:space="preserve"> IBAN italiani</w:t>
        </w:r>
        <w:r>
          <w:rPr>
            <w:rFonts w:asciiTheme="majorHAnsi" w:hAnsiTheme="majorHAnsi"/>
            <w:sz w:val="22"/>
            <w:szCs w:val="22"/>
          </w:rPr>
          <w:t xml:space="preserve"> non</w:t>
        </w:r>
        <w:r w:rsidRPr="0004776C">
          <w:rPr>
            <w:rFonts w:asciiTheme="majorHAnsi" w:hAnsiTheme="majorHAnsi"/>
            <w:sz w:val="22"/>
            <w:szCs w:val="22"/>
          </w:rPr>
          <w:t xml:space="preserve"> aderenti al SEDA</w:t>
        </w:r>
        <w:r>
          <w:rPr>
            <w:rFonts w:asciiTheme="majorHAnsi" w:hAnsiTheme="majorHAnsi"/>
            <w:sz w:val="22"/>
            <w:szCs w:val="22"/>
          </w:rPr>
          <w:t>.</w:t>
        </w:r>
      </w:ins>
    </w:p>
    <w:p w14:paraId="62C3EBB5" w14:textId="77777777" w:rsidR="00B01D35" w:rsidRDefault="00B01D35">
      <w:pPr>
        <w:spacing w:after="160" w:line="259" w:lineRule="auto"/>
        <w:rPr>
          <w:rFonts w:asciiTheme="majorHAnsi" w:eastAsiaTheme="majorEastAsia" w:hAnsiTheme="majorHAnsi" w:cstheme="majorHAnsi"/>
          <w:i/>
          <w:iCs/>
          <w:noProof/>
          <w:color w:val="2E74B5" w:themeColor="accent1" w:themeShade="BF"/>
          <w:sz w:val="22"/>
          <w:szCs w:val="22"/>
        </w:rPr>
      </w:pPr>
      <w:r>
        <w:rPr>
          <w:rFonts w:cstheme="majorHAnsi"/>
          <w:noProof/>
          <w:szCs w:val="22"/>
        </w:rPr>
        <w:br w:type="page"/>
      </w:r>
    </w:p>
    <w:p w14:paraId="32E48065" w14:textId="69A7BB28" w:rsidR="005B3E93" w:rsidRPr="002141A1" w:rsidRDefault="00B01D35" w:rsidP="008B2A83">
      <w:pPr>
        <w:pStyle w:val="Heading4"/>
        <w:numPr>
          <w:ilvl w:val="3"/>
          <w:numId w:val="9"/>
        </w:numPr>
        <w:rPr>
          <w:rFonts w:cstheme="majorHAnsi"/>
          <w:i w:val="0"/>
          <w:noProof/>
          <w:szCs w:val="22"/>
        </w:rPr>
      </w:pPr>
      <w:bookmarkStart w:id="129" w:name="_Toc69807226"/>
      <w:r>
        <w:rPr>
          <w:rFonts w:cstheme="majorHAnsi"/>
          <w:noProof/>
          <w:szCs w:val="22"/>
        </w:rPr>
        <w:lastRenderedPageBreak/>
        <w:t>Censimento</w:t>
      </w:r>
      <w:r w:rsidR="005B3E93" w:rsidRPr="002141A1">
        <w:rPr>
          <w:rFonts w:cstheme="majorHAnsi"/>
          <w:noProof/>
          <w:szCs w:val="22"/>
        </w:rPr>
        <w:t xml:space="preserve"> manuale</w:t>
      </w:r>
      <w:r w:rsidR="00D94DB0" w:rsidRPr="002141A1">
        <w:rPr>
          <w:rFonts w:cstheme="majorHAnsi"/>
          <w:noProof/>
          <w:szCs w:val="22"/>
        </w:rPr>
        <w:t xml:space="preserve"> di un nuovo cliente </w:t>
      </w:r>
      <w:r>
        <w:rPr>
          <w:rFonts w:cstheme="majorHAnsi"/>
          <w:noProof/>
          <w:szCs w:val="22"/>
        </w:rPr>
        <w:t xml:space="preserve">filiale </w:t>
      </w:r>
      <w:r w:rsidR="005B3E93" w:rsidRPr="002141A1">
        <w:rPr>
          <w:rFonts w:cstheme="majorHAnsi"/>
          <w:noProof/>
          <w:szCs w:val="22"/>
        </w:rPr>
        <w:t>da CRM</w:t>
      </w:r>
      <w:r w:rsidR="002A7B88">
        <w:rPr>
          <w:rFonts w:cstheme="majorHAnsi"/>
          <w:noProof/>
          <w:szCs w:val="22"/>
        </w:rPr>
        <w:t xml:space="preserve"> EMMA</w:t>
      </w:r>
      <w:bookmarkEnd w:id="129"/>
    </w:p>
    <w:p w14:paraId="79D70CC8" w14:textId="77777777" w:rsidR="00B01D35" w:rsidRDefault="00B01D35" w:rsidP="000D2FAE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3FF3293D" w14:textId="56B506E9" w:rsidR="005B3E93" w:rsidRPr="000D2FAE" w:rsidRDefault="00D94DB0" w:rsidP="000D2FAE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2141A1">
        <w:rPr>
          <w:rFonts w:asciiTheme="majorHAnsi" w:hAnsiTheme="majorHAnsi"/>
          <w:sz w:val="22"/>
          <w:szCs w:val="22"/>
        </w:rPr>
        <w:t xml:space="preserve">Attualmente, in fase di registrazione manuale di un nuovo cliente </w:t>
      </w:r>
      <w:r w:rsidR="000D2FAE">
        <w:rPr>
          <w:rFonts w:asciiTheme="majorHAnsi" w:hAnsiTheme="majorHAnsi"/>
          <w:sz w:val="22"/>
          <w:szCs w:val="22"/>
        </w:rPr>
        <w:t>filiale</w:t>
      </w:r>
      <w:r w:rsidRPr="002141A1">
        <w:rPr>
          <w:rFonts w:asciiTheme="majorHAnsi" w:hAnsiTheme="majorHAnsi"/>
          <w:sz w:val="22"/>
          <w:szCs w:val="22"/>
        </w:rPr>
        <w:t xml:space="preserve"> l’utente del CRM</w:t>
      </w:r>
      <w:r w:rsidR="002A7B88">
        <w:rPr>
          <w:rFonts w:asciiTheme="majorHAnsi" w:hAnsiTheme="majorHAnsi"/>
          <w:sz w:val="22"/>
          <w:szCs w:val="22"/>
        </w:rPr>
        <w:t xml:space="preserve"> EMMA</w:t>
      </w:r>
      <w:r w:rsidRPr="002141A1">
        <w:rPr>
          <w:rFonts w:asciiTheme="majorHAnsi" w:hAnsiTheme="majorHAnsi"/>
          <w:sz w:val="22"/>
          <w:szCs w:val="22"/>
        </w:rPr>
        <w:t xml:space="preserve"> </w:t>
      </w:r>
      <w:r w:rsidR="000D2FAE">
        <w:rPr>
          <w:rFonts w:asciiTheme="majorHAnsi" w:hAnsiTheme="majorHAnsi"/>
          <w:sz w:val="22"/>
          <w:szCs w:val="22"/>
        </w:rPr>
        <w:t>compila</w:t>
      </w:r>
      <w:r w:rsidRPr="002141A1">
        <w:rPr>
          <w:rFonts w:asciiTheme="majorHAnsi" w:hAnsiTheme="majorHAnsi"/>
          <w:sz w:val="22"/>
          <w:szCs w:val="22"/>
        </w:rPr>
        <w:t xml:space="preserve"> </w:t>
      </w:r>
      <w:r w:rsidR="009273FA" w:rsidRPr="002141A1">
        <w:rPr>
          <w:rFonts w:asciiTheme="majorHAnsi" w:hAnsiTheme="majorHAnsi"/>
          <w:sz w:val="22"/>
          <w:szCs w:val="22"/>
        </w:rPr>
        <w:t>il campo IBAN</w:t>
      </w:r>
      <w:r w:rsidR="002141A1" w:rsidRPr="002141A1">
        <w:rPr>
          <w:rFonts w:asciiTheme="majorHAnsi" w:hAnsiTheme="majorHAnsi"/>
          <w:sz w:val="22"/>
          <w:szCs w:val="22"/>
        </w:rPr>
        <w:t xml:space="preserve"> </w:t>
      </w:r>
      <w:r w:rsidR="000D2FAE">
        <w:rPr>
          <w:rFonts w:asciiTheme="majorHAnsi" w:hAnsiTheme="majorHAnsi"/>
          <w:sz w:val="22"/>
          <w:szCs w:val="22"/>
        </w:rPr>
        <w:t xml:space="preserve">nella sezione “Dati bancari” </w:t>
      </w:r>
      <w:r w:rsidR="002141A1" w:rsidRPr="002141A1">
        <w:rPr>
          <w:rFonts w:asciiTheme="majorHAnsi" w:hAnsiTheme="majorHAnsi"/>
          <w:sz w:val="22"/>
          <w:szCs w:val="22"/>
        </w:rPr>
        <w:t>come mostrato nella seguente figura:</w:t>
      </w:r>
    </w:p>
    <w:p w14:paraId="6E81E34C" w14:textId="6A6124E7" w:rsidR="005B3E93" w:rsidRPr="00877F36" w:rsidRDefault="000D2FAE" w:rsidP="005B3E93">
      <w:pPr>
        <w:keepNext/>
        <w:spacing w:after="160" w:line="259" w:lineRule="auto"/>
        <w:jc w:val="both"/>
        <w:rPr>
          <w:highlight w:val="yellow"/>
        </w:rPr>
      </w:pPr>
      <w:r w:rsidRPr="000D2FAE">
        <w:rPr>
          <w:noProof/>
          <w:lang w:eastAsia="it-IT"/>
        </w:rPr>
        <w:drawing>
          <wp:inline distT="0" distB="0" distL="0" distR="0" wp14:anchorId="3401F1F9" wp14:editId="2BD1ABAE">
            <wp:extent cx="6257925" cy="2447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DF29" w14:textId="7124829E" w:rsidR="005B3E93" w:rsidRPr="000D2FAE" w:rsidRDefault="005B3E93" w:rsidP="005B3E93">
      <w:pPr>
        <w:pStyle w:val="Caption"/>
        <w:jc w:val="center"/>
        <w:rPr>
          <w:rFonts w:asciiTheme="majorHAnsi" w:hAnsiTheme="majorHAnsi" w:cstheme="majorHAnsi"/>
          <w:noProof/>
          <w:sz w:val="22"/>
          <w:szCs w:val="22"/>
        </w:rPr>
      </w:pPr>
      <w:r w:rsidRPr="000D2FAE">
        <w:t xml:space="preserve">Figura </w:t>
      </w:r>
      <w:fldSimple w:instr=" SEQ Figura \* ARABIC ">
        <w:r w:rsidR="00E60EC6">
          <w:rPr>
            <w:noProof/>
          </w:rPr>
          <w:t>7</w:t>
        </w:r>
      </w:fldSimple>
      <w:r w:rsidRPr="000D2FAE">
        <w:t xml:space="preserve"> </w:t>
      </w:r>
      <w:r w:rsidR="00EE3BB3">
        <w:t>–</w:t>
      </w:r>
      <w:r w:rsidRPr="000D2FAE">
        <w:t xml:space="preserve"> Clienti </w:t>
      </w:r>
      <w:r w:rsidR="000D2FAE" w:rsidRPr="000D2FAE">
        <w:t>filiali</w:t>
      </w:r>
      <w:r w:rsidRPr="000D2FAE">
        <w:t xml:space="preserve"> – Registrazione manuale</w:t>
      </w:r>
      <w:r w:rsidR="00D94DB0" w:rsidRPr="000D2FAE">
        <w:t xml:space="preserve"> – AS IS</w:t>
      </w:r>
    </w:p>
    <w:p w14:paraId="2AA48B0B" w14:textId="77777777" w:rsidR="00CB3A62" w:rsidRDefault="00CB3A62" w:rsidP="00005036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3E085812" w14:textId="65F95E53" w:rsidR="00005036" w:rsidRDefault="00005036" w:rsidP="00005036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Attualmente la procedura effettua i seguenti controlli sul campo IBAN:</w:t>
      </w:r>
    </w:p>
    <w:p w14:paraId="61277BFC" w14:textId="77777777" w:rsidR="00005036" w:rsidRDefault="00005036" w:rsidP="00894CE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è lungo 27 caratteri ed è composto da 3 lettere e 24 cifre</w:t>
      </w:r>
    </w:p>
    <w:p w14:paraId="42CC5D65" w14:textId="77777777" w:rsidR="00005036" w:rsidRDefault="00005036" w:rsidP="00894CE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ha questa struttura:</w:t>
      </w:r>
    </w:p>
    <w:p w14:paraId="3527C648" w14:textId="77777777" w:rsidR="00005036" w:rsidRDefault="00005036" w:rsidP="00894CE0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Codice nazione</w:t>
      </w:r>
      <w:r>
        <w:rPr>
          <w:rFonts w:asciiTheme="majorHAnsi" w:hAnsiTheme="majorHAnsi"/>
          <w:sz w:val="22"/>
          <w:szCs w:val="22"/>
        </w:rPr>
        <w:t xml:space="preserve">: </w:t>
      </w:r>
      <w:r w:rsidRPr="00877F36">
        <w:rPr>
          <w:rFonts w:asciiTheme="majorHAnsi" w:hAnsiTheme="majorHAnsi"/>
          <w:sz w:val="22"/>
          <w:szCs w:val="22"/>
        </w:rPr>
        <w:t>sigla iniziale che i</w:t>
      </w:r>
      <w:r>
        <w:rPr>
          <w:rFonts w:asciiTheme="majorHAnsi" w:hAnsiTheme="majorHAnsi"/>
          <w:sz w:val="22"/>
          <w:szCs w:val="22"/>
        </w:rPr>
        <w:t>dentifica che la nazionalità del conto. Attualmente viene accettato solo il valore “IT”</w:t>
      </w:r>
    </w:p>
    <w:p w14:paraId="51EE82C9" w14:textId="77777777" w:rsidR="00005036" w:rsidRDefault="00005036" w:rsidP="00894CE0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Numeri di controllo</w:t>
      </w:r>
      <w:r>
        <w:rPr>
          <w:rFonts w:asciiTheme="majorHAnsi" w:hAnsiTheme="majorHAnsi"/>
          <w:sz w:val="22"/>
          <w:szCs w:val="22"/>
        </w:rPr>
        <w:t>: composto da 2 cifre</w:t>
      </w:r>
    </w:p>
    <w:p w14:paraId="461C2F90" w14:textId="77777777" w:rsidR="00005036" w:rsidRDefault="00005036" w:rsidP="00894CE0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CIN</w:t>
      </w:r>
      <w:r>
        <w:rPr>
          <w:rFonts w:asciiTheme="majorHAnsi" w:hAnsiTheme="majorHAnsi"/>
          <w:sz w:val="22"/>
          <w:szCs w:val="22"/>
        </w:rPr>
        <w:t>: composto da 1 lettera</w:t>
      </w:r>
    </w:p>
    <w:p w14:paraId="42597949" w14:textId="77777777" w:rsidR="00005036" w:rsidRDefault="00005036" w:rsidP="00894CE0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ABI</w:t>
      </w:r>
      <w:r>
        <w:rPr>
          <w:rFonts w:asciiTheme="majorHAnsi" w:hAnsiTheme="majorHAnsi"/>
          <w:sz w:val="22"/>
          <w:szCs w:val="22"/>
        </w:rPr>
        <w:t xml:space="preserve">: composto da </w:t>
      </w:r>
      <w:r w:rsidRPr="00955AFC">
        <w:rPr>
          <w:rFonts w:asciiTheme="majorHAnsi" w:hAnsiTheme="majorHAnsi"/>
          <w:sz w:val="22"/>
          <w:szCs w:val="22"/>
        </w:rPr>
        <w:t>5 caratteri numerici  che ident</w:t>
      </w:r>
      <w:r>
        <w:rPr>
          <w:rFonts w:asciiTheme="majorHAnsi" w:hAnsiTheme="majorHAnsi"/>
          <w:sz w:val="22"/>
          <w:szCs w:val="22"/>
        </w:rPr>
        <w:t>ificano l’istituto bancario</w:t>
      </w:r>
    </w:p>
    <w:p w14:paraId="7D8EB46A" w14:textId="77777777" w:rsidR="00005036" w:rsidRDefault="00005036" w:rsidP="00894CE0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CAB</w:t>
      </w:r>
      <w:r>
        <w:rPr>
          <w:rFonts w:asciiTheme="majorHAnsi" w:hAnsiTheme="majorHAnsi"/>
          <w:sz w:val="22"/>
          <w:szCs w:val="22"/>
        </w:rPr>
        <w:t>: composto 5 caratteri</w:t>
      </w:r>
      <w:r w:rsidRPr="00877F36">
        <w:rPr>
          <w:rFonts w:asciiTheme="majorHAnsi" w:hAnsiTheme="majorHAnsi"/>
          <w:sz w:val="22"/>
          <w:szCs w:val="22"/>
        </w:rPr>
        <w:t xml:space="preserve"> riferiti al</w:t>
      </w:r>
      <w:r>
        <w:rPr>
          <w:rFonts w:asciiTheme="majorHAnsi" w:hAnsiTheme="majorHAnsi"/>
          <w:sz w:val="22"/>
          <w:szCs w:val="22"/>
        </w:rPr>
        <w:t>la filiale di riferimento</w:t>
      </w:r>
    </w:p>
    <w:p w14:paraId="66AC50F9" w14:textId="77777777" w:rsidR="00005036" w:rsidRPr="00877F36" w:rsidRDefault="00005036" w:rsidP="00894CE0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Conto corrente</w:t>
      </w:r>
      <w:r>
        <w:rPr>
          <w:rFonts w:asciiTheme="majorHAnsi" w:hAnsiTheme="majorHAnsi"/>
          <w:sz w:val="22"/>
          <w:szCs w:val="22"/>
        </w:rPr>
        <w:t>: composto da 12 cifre</w:t>
      </w:r>
    </w:p>
    <w:p w14:paraId="2DC1A3DF" w14:textId="43872E53" w:rsidR="009614EF" w:rsidRDefault="009614EF" w:rsidP="005B3E93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6725D126" w14:textId="77777777" w:rsidR="00DF392C" w:rsidRPr="0004776C" w:rsidRDefault="00DF392C" w:rsidP="00DF392C">
      <w:pPr>
        <w:spacing w:line="360" w:lineRule="auto"/>
        <w:jc w:val="both"/>
        <w:rPr>
          <w:ins w:id="130" w:author="Torrente Alessandra" w:date="2021-04-19T10:44:00Z"/>
          <w:rFonts w:asciiTheme="majorHAnsi" w:hAnsiTheme="majorHAnsi"/>
          <w:sz w:val="22"/>
          <w:szCs w:val="22"/>
        </w:rPr>
      </w:pPr>
      <w:ins w:id="131" w:author="Torrente Alessandra" w:date="2021-04-19T10:44:00Z">
        <w:r w:rsidRPr="0004776C">
          <w:rPr>
            <w:rFonts w:asciiTheme="majorHAnsi" w:hAnsiTheme="majorHAnsi"/>
            <w:b/>
            <w:sz w:val="22"/>
            <w:szCs w:val="22"/>
          </w:rPr>
          <w:t>Nota</w:t>
        </w:r>
        <w:r w:rsidRPr="0004776C">
          <w:rPr>
            <w:rFonts w:asciiTheme="majorHAnsi" w:hAnsiTheme="majorHAnsi"/>
            <w:sz w:val="22"/>
            <w:szCs w:val="22"/>
          </w:rPr>
          <w:t>: Attualmente non è presente una distinzione tra IBAN italiani aderenti o non aderenti al SEDA che in fase di inserimento sono soggetti agli stessi controlli.</w:t>
        </w:r>
      </w:ins>
    </w:p>
    <w:p w14:paraId="7271A151" w14:textId="77777777" w:rsidR="00DF392C" w:rsidRDefault="00DF392C" w:rsidP="009614EF">
      <w:pPr>
        <w:spacing w:line="360" w:lineRule="auto"/>
        <w:jc w:val="both"/>
        <w:rPr>
          <w:ins w:id="132" w:author="Torrente Alessandra" w:date="2021-04-19T10:44:00Z"/>
          <w:rFonts w:asciiTheme="majorHAnsi" w:hAnsiTheme="majorHAnsi" w:cstheme="majorHAnsi"/>
          <w:noProof/>
          <w:sz w:val="22"/>
          <w:szCs w:val="22"/>
        </w:rPr>
      </w:pPr>
    </w:p>
    <w:p w14:paraId="35E8B444" w14:textId="62D6FDE8" w:rsidR="009614EF" w:rsidRDefault="009614EF" w:rsidP="009614E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Al fine di gestire anche gli IBAN esteri, la schermata del CRM </w:t>
      </w:r>
      <w:r w:rsidR="002A7B88">
        <w:rPr>
          <w:rFonts w:asciiTheme="majorHAnsi" w:hAnsiTheme="majorHAnsi" w:cstheme="majorHAnsi"/>
          <w:noProof/>
          <w:sz w:val="22"/>
          <w:szCs w:val="22"/>
        </w:rPr>
        <w:t xml:space="preserve">EMMA </w:t>
      </w:r>
      <w:r>
        <w:rPr>
          <w:rFonts w:asciiTheme="majorHAnsi" w:hAnsiTheme="majorHAnsi" w:cstheme="majorHAnsi"/>
          <w:noProof/>
          <w:sz w:val="22"/>
          <w:szCs w:val="22"/>
        </w:rPr>
        <w:t>dovrà essere modificata aggiu</w:t>
      </w:r>
      <w:r w:rsidR="002A7B88">
        <w:rPr>
          <w:rFonts w:asciiTheme="majorHAnsi" w:hAnsiTheme="majorHAnsi" w:cstheme="majorHAnsi"/>
          <w:noProof/>
          <w:sz w:val="22"/>
          <w:szCs w:val="22"/>
        </w:rPr>
        <w:t>ngendo il nuovo campo “Nazione c</w:t>
      </w:r>
      <w:r>
        <w:rPr>
          <w:rFonts w:asciiTheme="majorHAnsi" w:hAnsiTheme="majorHAnsi" w:cstheme="majorHAnsi"/>
          <w:noProof/>
          <w:sz w:val="22"/>
          <w:szCs w:val="22"/>
        </w:rPr>
        <w:t>onto corrente” come mostrato nella seguente figura:</w:t>
      </w:r>
    </w:p>
    <w:p w14:paraId="29B21881" w14:textId="77553ACC" w:rsidR="009614EF" w:rsidRDefault="009614EF" w:rsidP="005B3E93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5FA4FA7C" w14:textId="4C5DF6DE" w:rsidR="009614EF" w:rsidRDefault="009614EF" w:rsidP="009614EF">
      <w:pPr>
        <w:keepNext/>
        <w:spacing w:line="360" w:lineRule="auto"/>
        <w:jc w:val="both"/>
      </w:pPr>
      <w:r>
        <w:rPr>
          <w:rFonts w:asciiTheme="majorHAnsi" w:hAnsiTheme="majorHAnsi" w:cstheme="majorHAnsi"/>
          <w:noProof/>
          <w:sz w:val="22"/>
          <w:szCs w:val="22"/>
          <w:lang w:eastAsia="it-IT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60E4C9" wp14:editId="3A14E0EA">
                <wp:simplePos x="0" y="0"/>
                <wp:positionH relativeFrom="column">
                  <wp:posOffset>283318</wp:posOffset>
                </wp:positionH>
                <wp:positionV relativeFrom="paragraph">
                  <wp:posOffset>1136482</wp:posOffset>
                </wp:positionV>
                <wp:extent cx="1293962" cy="181155"/>
                <wp:effectExtent l="19050" t="19050" r="20955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1811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4F1D1945" id="Rectangle 27" o:spid="_x0000_s1026" style="position:absolute;margin-left:22.3pt;margin-top:89.5pt;width:101.9pt;height:1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" filled="f" strokecolor="#00b050" strokeweight="2.25pt"/>
            </w:pict>
          </mc:Fallback>
        </mc:AlternateContent>
      </w:r>
      <w:r w:rsidR="003D4D64">
        <w:rPr>
          <w:noProof/>
          <w:lang w:eastAsia="it-IT"/>
        </w:rPr>
        <w:drawing>
          <wp:inline distT="0" distB="0" distL="0" distR="0" wp14:anchorId="5E1EDECB" wp14:editId="0A6B2B04">
            <wp:extent cx="6254115" cy="17595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1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9A6C" w14:textId="42C0601E" w:rsidR="009614EF" w:rsidRDefault="009614EF" w:rsidP="009614EF">
      <w:pPr>
        <w:pStyle w:val="Caption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8</w:t>
        </w:r>
      </w:fldSimple>
      <w:r>
        <w:t xml:space="preserve"> </w:t>
      </w:r>
      <w:r w:rsidR="00EE3BB3">
        <w:t>–</w:t>
      </w:r>
      <w:r>
        <w:t xml:space="preserve"> </w:t>
      </w:r>
      <w:r w:rsidR="00EE3BB3">
        <w:t xml:space="preserve">CRM - </w:t>
      </w:r>
      <w:r w:rsidRPr="00B973AD">
        <w:t>Clienti filiali</w:t>
      </w:r>
      <w:r>
        <w:t xml:space="preserve"> – Registrazione manuale – TO BE</w:t>
      </w:r>
    </w:p>
    <w:p w14:paraId="0877062D" w14:textId="77777777" w:rsidR="00EE3BB3" w:rsidRDefault="00EE3BB3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673BB01C" w14:textId="77777777" w:rsidR="002A7B88" w:rsidRDefault="002A7B88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nuovo campo “Nazione c</w:t>
      </w:r>
      <w:r w:rsidR="009614EF">
        <w:rPr>
          <w:rFonts w:asciiTheme="majorHAnsi" w:hAnsiTheme="majorHAnsi"/>
          <w:sz w:val="22"/>
          <w:szCs w:val="22"/>
        </w:rPr>
        <w:t xml:space="preserve">onto corrente” sarà valorizzato di default con la nazione “Italia”. </w:t>
      </w:r>
    </w:p>
    <w:p w14:paraId="4CE20823" w14:textId="01CD7C58" w:rsidR="009614EF" w:rsidRDefault="009614EF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Tramite il menu a tendina l’utente avrà la possibilità di selezionare una nazione differente.</w:t>
      </w:r>
    </w:p>
    <w:p w14:paraId="4327F331" w14:textId="77777777" w:rsidR="00B01D35" w:rsidRDefault="00B01D35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165EFBD6" w14:textId="6D5CB44A" w:rsidR="009614EF" w:rsidRDefault="009614EF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L’elenco dei valori possibili del nuovo campo è riportato nel file allegato al capitolo 4.1</w:t>
      </w:r>
    </w:p>
    <w:p w14:paraId="3DA5C02E" w14:textId="77777777" w:rsidR="00EE3BB3" w:rsidRDefault="00EE3BB3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22EC6B1D" w14:textId="3288AA81" w:rsidR="005B50C7" w:rsidRDefault="009614EF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</w:t>
      </w:r>
      <w:r w:rsidR="002A7B88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 xml:space="preserve">onto corrente” sia impostato su “Italia”, il sistema effettuerà i mededismi controlli ad oggi in essere sugli IBAN italiani e </w:t>
      </w:r>
      <w:r w:rsidR="005B50C7">
        <w:rPr>
          <w:rFonts w:asciiTheme="majorHAnsi" w:hAnsiTheme="majorHAnsi"/>
          <w:sz w:val="22"/>
          <w:szCs w:val="22"/>
        </w:rPr>
        <w:t>i seguenti campi:</w:t>
      </w:r>
    </w:p>
    <w:p w14:paraId="6CF9D465" w14:textId="77777777" w:rsidR="005B50C7" w:rsidRPr="005B50C7" w:rsidRDefault="0023437C" w:rsidP="00894CE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Codice nazione</w:t>
      </w:r>
    </w:p>
    <w:p w14:paraId="302903D6" w14:textId="77777777" w:rsidR="005B50C7" w:rsidRPr="005B50C7" w:rsidRDefault="0023437C" w:rsidP="00894CE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N</w:t>
      </w:r>
      <w:r w:rsidR="005B50C7" w:rsidRPr="005B50C7">
        <w:rPr>
          <w:rFonts w:asciiTheme="majorHAnsi" w:hAnsiTheme="majorHAnsi"/>
          <w:sz w:val="22"/>
          <w:szCs w:val="22"/>
        </w:rPr>
        <w:t>umeri d</w:t>
      </w:r>
      <w:r w:rsidRPr="005B50C7">
        <w:rPr>
          <w:rFonts w:asciiTheme="majorHAnsi" w:hAnsiTheme="majorHAnsi"/>
          <w:sz w:val="22"/>
          <w:szCs w:val="22"/>
        </w:rPr>
        <w:t>i controllo</w:t>
      </w:r>
    </w:p>
    <w:p w14:paraId="37BBB007" w14:textId="2720DB0C" w:rsidR="005B50C7" w:rsidRPr="005B50C7" w:rsidRDefault="005B50C7" w:rsidP="00894CE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ABI</w:t>
      </w:r>
    </w:p>
    <w:p w14:paraId="178BD3D5" w14:textId="767CC897" w:rsidR="005B50C7" w:rsidRPr="005B50C7" w:rsidRDefault="005B50C7" w:rsidP="00894CE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CAB</w:t>
      </w:r>
    </w:p>
    <w:p w14:paraId="7F8D8F07" w14:textId="77777777" w:rsidR="005B50C7" w:rsidRPr="005B50C7" w:rsidRDefault="005B50C7" w:rsidP="00894CE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CIN</w:t>
      </w:r>
    </w:p>
    <w:p w14:paraId="307352B1" w14:textId="77777777" w:rsidR="005B50C7" w:rsidRPr="005B50C7" w:rsidRDefault="005B50C7" w:rsidP="00894CE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Conto corrente</w:t>
      </w:r>
    </w:p>
    <w:p w14:paraId="54F00168" w14:textId="54789184" w:rsidR="009614EF" w:rsidRDefault="009614EF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verranno valorizzati in automatico come già avviene attualmente.</w:t>
      </w:r>
    </w:p>
    <w:p w14:paraId="4D265D29" w14:textId="77777777" w:rsidR="00EE3BB3" w:rsidRDefault="00EE3BB3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5F46278E" w14:textId="6359C9F9" w:rsidR="009614EF" w:rsidRDefault="009614EF" w:rsidP="009614E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</w:t>
      </w:r>
      <w:r w:rsidR="002A7B88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>onto corrente” sia impostato su un valore diverso da “Italia”, il sistema effettuerà i seguenti controlli:</w:t>
      </w:r>
    </w:p>
    <w:p w14:paraId="21686228" w14:textId="4DD15727" w:rsidR="009614EF" w:rsidRDefault="009614EF" w:rsidP="00894CE0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Le prime due lettere dell’IBAN dovranno corrispondere al codice ISO della nazione seleziona</w:t>
      </w:r>
      <w:r w:rsidR="002A7B88">
        <w:rPr>
          <w:rFonts w:asciiTheme="majorHAnsi" w:hAnsiTheme="majorHAnsi"/>
          <w:sz w:val="22"/>
          <w:szCs w:val="22"/>
        </w:rPr>
        <w:t>ta nel menu a tendina “Nazione c</w:t>
      </w:r>
      <w:r>
        <w:rPr>
          <w:rFonts w:asciiTheme="majorHAnsi" w:hAnsiTheme="majorHAnsi"/>
          <w:sz w:val="22"/>
          <w:szCs w:val="22"/>
        </w:rPr>
        <w:t>onto corrente”</w:t>
      </w:r>
    </w:p>
    <w:p w14:paraId="3C8A5DC4" w14:textId="77777777" w:rsidR="009614EF" w:rsidRDefault="009614EF" w:rsidP="00894CE0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Verrà verificato che le cifre di controllo siano coerenti con il resto dei valori inseriti dell’IBAN</w:t>
      </w:r>
    </w:p>
    <w:p w14:paraId="233BFBC0" w14:textId="77777777" w:rsidR="009614EF" w:rsidRPr="00D11419" w:rsidRDefault="009614EF" w:rsidP="00894CE0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Non verrà effettuato il controllo sul CIN </w:t>
      </w:r>
    </w:p>
    <w:p w14:paraId="4F35BC88" w14:textId="15446A2D" w:rsidR="009614EF" w:rsidRDefault="009614EF" w:rsidP="00894CE0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Non verrà effettuato nessun controllo sulla lunghezza del campo che può variare a seconda della nazione</w:t>
      </w:r>
      <w:r w:rsidR="002A7B88">
        <w:rPr>
          <w:rFonts w:asciiTheme="majorHAnsi" w:hAnsiTheme="majorHAnsi"/>
          <w:sz w:val="22"/>
          <w:szCs w:val="22"/>
        </w:rPr>
        <w:t>.</w:t>
      </w:r>
    </w:p>
    <w:p w14:paraId="5B8E87B2" w14:textId="77777777" w:rsidR="009614EF" w:rsidRDefault="009614EF" w:rsidP="009614E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05F88CC9" w14:textId="17CF4C60" w:rsidR="009614EF" w:rsidRDefault="009614EF" w:rsidP="009614E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Nel caso di IBAN esteri, </w:t>
      </w:r>
      <w:r w:rsidR="005B50C7">
        <w:rPr>
          <w:rFonts w:asciiTheme="majorHAnsi" w:hAnsiTheme="majorHAnsi" w:cstheme="majorHAnsi"/>
          <w:noProof/>
          <w:sz w:val="22"/>
          <w:szCs w:val="22"/>
        </w:rPr>
        <w:t xml:space="preserve">solo i campi </w:t>
      </w:r>
      <w:r w:rsidR="00EE3BB3">
        <w:rPr>
          <w:rFonts w:asciiTheme="majorHAnsi" w:hAnsiTheme="majorHAnsi" w:cstheme="majorHAnsi"/>
          <w:noProof/>
          <w:sz w:val="22"/>
          <w:szCs w:val="22"/>
        </w:rPr>
        <w:t>“</w:t>
      </w:r>
      <w:r w:rsidR="005B50C7">
        <w:rPr>
          <w:rFonts w:asciiTheme="majorHAnsi" w:hAnsiTheme="majorHAnsi" w:cstheme="majorHAnsi"/>
          <w:noProof/>
          <w:sz w:val="22"/>
          <w:szCs w:val="22"/>
        </w:rPr>
        <w:t>Numeri di controllo</w:t>
      </w:r>
      <w:r w:rsidR="00EE3BB3">
        <w:rPr>
          <w:rFonts w:asciiTheme="majorHAnsi" w:hAnsiTheme="majorHAnsi" w:cstheme="majorHAnsi"/>
          <w:noProof/>
          <w:sz w:val="22"/>
          <w:szCs w:val="22"/>
        </w:rPr>
        <w:t>”</w:t>
      </w:r>
      <w:r w:rsidR="005B50C7">
        <w:rPr>
          <w:rFonts w:asciiTheme="majorHAnsi" w:hAnsiTheme="majorHAnsi" w:cstheme="majorHAnsi"/>
          <w:noProof/>
          <w:sz w:val="22"/>
          <w:szCs w:val="22"/>
        </w:rPr>
        <w:t xml:space="preserve"> e </w:t>
      </w:r>
      <w:r w:rsidR="00EE3BB3">
        <w:rPr>
          <w:rFonts w:asciiTheme="majorHAnsi" w:hAnsiTheme="majorHAnsi" w:cstheme="majorHAnsi"/>
          <w:noProof/>
          <w:sz w:val="22"/>
          <w:szCs w:val="22"/>
        </w:rPr>
        <w:t>“</w:t>
      </w:r>
      <w:r w:rsidR="005B50C7">
        <w:rPr>
          <w:rFonts w:asciiTheme="majorHAnsi" w:hAnsiTheme="majorHAnsi" w:cstheme="majorHAnsi"/>
          <w:noProof/>
          <w:sz w:val="22"/>
          <w:szCs w:val="22"/>
        </w:rPr>
        <w:t>Codice nazione</w:t>
      </w:r>
      <w:r w:rsidR="00EE3BB3">
        <w:rPr>
          <w:rFonts w:asciiTheme="majorHAnsi" w:hAnsiTheme="majorHAnsi" w:cstheme="majorHAnsi"/>
          <w:noProof/>
          <w:sz w:val="22"/>
          <w:szCs w:val="22"/>
        </w:rPr>
        <w:t>”</w:t>
      </w:r>
      <w:r w:rsidR="005B50C7">
        <w:rPr>
          <w:rFonts w:asciiTheme="majorHAnsi" w:hAnsiTheme="majorHAnsi" w:cstheme="majorHAnsi"/>
          <w:noProof/>
          <w:sz w:val="22"/>
          <w:szCs w:val="22"/>
        </w:rPr>
        <w:t xml:space="preserve"> verranno valorizzati in automatico sulla base dell’IBAN inserito.</w:t>
      </w:r>
    </w:p>
    <w:p w14:paraId="1A0E8B5A" w14:textId="1EA60636" w:rsidR="00D43480" w:rsidRDefault="009614EF" w:rsidP="00D43480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lastRenderedPageBreak/>
        <w:t xml:space="preserve">In caso di mancata corrispondenza della </w:t>
      </w:r>
      <w:r w:rsidR="003756E3">
        <w:rPr>
          <w:rFonts w:asciiTheme="majorHAnsi" w:hAnsiTheme="majorHAnsi" w:cstheme="majorHAnsi"/>
          <w:noProof/>
          <w:sz w:val="22"/>
          <w:szCs w:val="22"/>
        </w:rPr>
        <w:t>codice nazione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con il valore selezionato nel menu a tendina del campo “</w:t>
      </w:r>
      <w:r w:rsidR="00971EA4">
        <w:rPr>
          <w:rFonts w:asciiTheme="majorHAnsi" w:hAnsiTheme="majorHAnsi" w:cstheme="majorHAnsi"/>
          <w:noProof/>
          <w:sz w:val="22"/>
          <w:szCs w:val="22"/>
        </w:rPr>
        <w:t>Nazione conto corrente</w:t>
      </w:r>
      <w:r>
        <w:rPr>
          <w:rFonts w:asciiTheme="majorHAnsi" w:hAnsiTheme="majorHAnsi" w:cstheme="majorHAnsi"/>
          <w:noProof/>
          <w:sz w:val="22"/>
          <w:szCs w:val="22"/>
        </w:rPr>
        <w:t>”, l’utente visualizzerà un messaggio di errore e i dati non verranno salv</w:t>
      </w:r>
      <w:r w:rsidR="003D0B07">
        <w:rPr>
          <w:rFonts w:asciiTheme="majorHAnsi" w:hAnsiTheme="majorHAnsi" w:cstheme="majorHAnsi"/>
          <w:noProof/>
          <w:sz w:val="22"/>
          <w:szCs w:val="22"/>
        </w:rPr>
        <w:t xml:space="preserve">ati. </w:t>
      </w:r>
    </w:p>
    <w:p w14:paraId="6248FB90" w14:textId="77777777" w:rsidR="003D0B07" w:rsidRPr="003D0B07" w:rsidRDefault="003D0B07" w:rsidP="00D43480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32A8C384" w14:textId="77777777" w:rsidR="005B3E93" w:rsidRPr="00877F36" w:rsidRDefault="005B3E93" w:rsidP="00B839DF">
      <w:pPr>
        <w:jc w:val="both"/>
        <w:rPr>
          <w:highlight w:val="yellow"/>
        </w:rPr>
      </w:pPr>
    </w:p>
    <w:p w14:paraId="73F90286" w14:textId="77777777" w:rsidR="00DF392C" w:rsidRPr="0004776C" w:rsidRDefault="00DF392C" w:rsidP="00DF392C">
      <w:pPr>
        <w:spacing w:line="360" w:lineRule="auto"/>
        <w:jc w:val="both"/>
        <w:rPr>
          <w:ins w:id="133" w:author="Torrente Alessandra" w:date="2021-04-19T10:44:00Z"/>
          <w:rFonts w:asciiTheme="majorHAnsi" w:hAnsiTheme="majorHAnsi"/>
          <w:sz w:val="22"/>
          <w:szCs w:val="22"/>
        </w:rPr>
      </w:pPr>
      <w:bookmarkStart w:id="134" w:name="_Toc38376025"/>
      <w:ins w:id="135" w:author="Torrente Alessandra" w:date="2021-04-19T10:44:00Z">
        <w:r w:rsidRPr="0004776C">
          <w:rPr>
            <w:rFonts w:asciiTheme="majorHAnsi" w:hAnsiTheme="majorHAnsi"/>
            <w:b/>
            <w:sz w:val="22"/>
            <w:szCs w:val="22"/>
          </w:rPr>
          <w:t>Nota</w:t>
        </w:r>
        <w:r w:rsidRPr="0004776C">
          <w:rPr>
            <w:rFonts w:asciiTheme="majorHAnsi" w:hAnsiTheme="majorHAnsi"/>
            <w:sz w:val="22"/>
            <w:szCs w:val="22"/>
          </w:rPr>
          <w:t xml:space="preserve">: </w:t>
        </w:r>
        <w:r>
          <w:rPr>
            <w:rFonts w:asciiTheme="majorHAnsi" w:hAnsiTheme="majorHAnsi"/>
            <w:sz w:val="22"/>
            <w:szCs w:val="22"/>
          </w:rPr>
          <w:t xml:space="preserve">Non sono previste modifiche al processo in essere per gli </w:t>
        </w:r>
        <w:r w:rsidRPr="0004776C">
          <w:rPr>
            <w:rFonts w:asciiTheme="majorHAnsi" w:hAnsiTheme="majorHAnsi"/>
            <w:sz w:val="22"/>
            <w:szCs w:val="22"/>
          </w:rPr>
          <w:t xml:space="preserve"> IBAN italiani</w:t>
        </w:r>
        <w:r>
          <w:rPr>
            <w:rFonts w:asciiTheme="majorHAnsi" w:hAnsiTheme="majorHAnsi"/>
            <w:sz w:val="22"/>
            <w:szCs w:val="22"/>
          </w:rPr>
          <w:t xml:space="preserve"> non</w:t>
        </w:r>
        <w:r w:rsidRPr="0004776C">
          <w:rPr>
            <w:rFonts w:asciiTheme="majorHAnsi" w:hAnsiTheme="majorHAnsi"/>
            <w:sz w:val="22"/>
            <w:szCs w:val="22"/>
          </w:rPr>
          <w:t xml:space="preserve"> aderenti al SEDA</w:t>
        </w:r>
        <w:r>
          <w:rPr>
            <w:rFonts w:asciiTheme="majorHAnsi" w:hAnsiTheme="majorHAnsi"/>
            <w:sz w:val="22"/>
            <w:szCs w:val="22"/>
          </w:rPr>
          <w:t>.</w:t>
        </w:r>
      </w:ins>
    </w:p>
    <w:p w14:paraId="6BC618FA" w14:textId="77777777" w:rsidR="00B01D35" w:rsidRDefault="00B01D35">
      <w:pPr>
        <w:spacing w:after="160" w:line="259" w:lineRule="auto"/>
        <w:rPr>
          <w:rFonts w:asciiTheme="majorHAnsi" w:eastAsiaTheme="majorEastAsia" w:hAnsiTheme="majorHAnsi" w:cstheme="majorHAnsi"/>
          <w:i/>
          <w:iCs/>
          <w:noProof/>
          <w:color w:val="2E74B5" w:themeColor="accent1" w:themeShade="BF"/>
          <w:sz w:val="22"/>
          <w:szCs w:val="22"/>
        </w:rPr>
      </w:pPr>
      <w:r>
        <w:rPr>
          <w:rFonts w:cstheme="majorHAnsi"/>
          <w:noProof/>
          <w:szCs w:val="22"/>
        </w:rPr>
        <w:br w:type="page"/>
      </w:r>
    </w:p>
    <w:p w14:paraId="1398EFD1" w14:textId="1F35BDFB" w:rsidR="002141A1" w:rsidRDefault="00B01D35" w:rsidP="008B2A83">
      <w:pPr>
        <w:pStyle w:val="Heading4"/>
        <w:numPr>
          <w:ilvl w:val="3"/>
          <w:numId w:val="9"/>
        </w:numPr>
        <w:rPr>
          <w:rFonts w:cstheme="majorHAnsi"/>
          <w:noProof/>
          <w:szCs w:val="22"/>
        </w:rPr>
      </w:pPr>
      <w:bookmarkStart w:id="136" w:name="_Toc69807227"/>
      <w:r>
        <w:rPr>
          <w:rFonts w:cstheme="majorHAnsi"/>
          <w:noProof/>
          <w:szCs w:val="22"/>
        </w:rPr>
        <w:lastRenderedPageBreak/>
        <w:t>Richiesta nuovo mandato</w:t>
      </w:r>
      <w:bookmarkEnd w:id="136"/>
    </w:p>
    <w:p w14:paraId="6CD154D7" w14:textId="77777777" w:rsidR="00B01D35" w:rsidRPr="00B01D35" w:rsidRDefault="00B01D35" w:rsidP="00B01D35"/>
    <w:p w14:paraId="79C5096F" w14:textId="0F918B07" w:rsidR="002141A1" w:rsidRDefault="002141A1" w:rsidP="002141A1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2141A1">
        <w:rPr>
          <w:rFonts w:asciiTheme="majorHAnsi" w:hAnsiTheme="majorHAnsi"/>
          <w:sz w:val="22"/>
          <w:szCs w:val="22"/>
        </w:rPr>
        <w:t xml:space="preserve">Attualmente, </w:t>
      </w:r>
      <w:r>
        <w:rPr>
          <w:rFonts w:asciiTheme="majorHAnsi" w:hAnsiTheme="majorHAnsi"/>
          <w:sz w:val="22"/>
          <w:szCs w:val="22"/>
        </w:rPr>
        <w:t xml:space="preserve">l’utente </w:t>
      </w:r>
      <w:r w:rsidR="002A7B88">
        <w:rPr>
          <w:rFonts w:asciiTheme="majorHAnsi" w:hAnsiTheme="majorHAnsi"/>
          <w:sz w:val="22"/>
          <w:szCs w:val="22"/>
        </w:rPr>
        <w:t>del CRM</w:t>
      </w:r>
      <w:r>
        <w:rPr>
          <w:rFonts w:asciiTheme="majorHAnsi" w:hAnsiTheme="majorHAnsi"/>
          <w:sz w:val="22"/>
          <w:szCs w:val="22"/>
        </w:rPr>
        <w:t xml:space="preserve"> </w:t>
      </w:r>
      <w:r w:rsidR="002A7B88">
        <w:rPr>
          <w:rFonts w:asciiTheme="majorHAnsi" w:hAnsiTheme="majorHAnsi"/>
          <w:sz w:val="22"/>
          <w:szCs w:val="22"/>
        </w:rPr>
        <w:t xml:space="preserve">EMMA </w:t>
      </w:r>
      <w:r w:rsidR="00BB7BC9">
        <w:rPr>
          <w:rFonts w:asciiTheme="majorHAnsi" w:hAnsiTheme="majorHAnsi"/>
          <w:sz w:val="22"/>
          <w:szCs w:val="22"/>
        </w:rPr>
        <w:t xml:space="preserve">può </w:t>
      </w:r>
      <w:r w:rsidR="00B01D35">
        <w:rPr>
          <w:rFonts w:asciiTheme="majorHAnsi" w:hAnsiTheme="majorHAnsi"/>
          <w:sz w:val="22"/>
          <w:szCs w:val="22"/>
        </w:rPr>
        <w:t>richiedere l’attivazione di un nuovo mandato, che diverrà disponibile nella vista</w:t>
      </w:r>
      <w:r w:rsidR="00BB7BC9">
        <w:rPr>
          <w:rFonts w:asciiTheme="majorHAnsi" w:hAnsiTheme="majorHAnsi"/>
          <w:sz w:val="22"/>
          <w:szCs w:val="22"/>
        </w:rPr>
        <w:t xml:space="preserve"> </w:t>
      </w:r>
      <w:r w:rsidR="00BB7BC9" w:rsidRPr="00B01D35">
        <w:rPr>
          <w:rFonts w:asciiTheme="majorHAnsi" w:hAnsiTheme="majorHAnsi"/>
          <w:i/>
          <w:sz w:val="22"/>
          <w:szCs w:val="22"/>
        </w:rPr>
        <w:t>Profilo di fatt</w:t>
      </w:r>
      <w:r w:rsidR="00FB783C" w:rsidRPr="00B01D35">
        <w:rPr>
          <w:rFonts w:asciiTheme="majorHAnsi" w:hAnsiTheme="majorHAnsi"/>
          <w:i/>
          <w:sz w:val="22"/>
          <w:szCs w:val="22"/>
        </w:rPr>
        <w:t>urazione</w:t>
      </w:r>
      <w:r w:rsidR="00FB783C">
        <w:rPr>
          <w:rFonts w:asciiTheme="majorHAnsi" w:hAnsiTheme="majorHAnsi"/>
          <w:sz w:val="22"/>
          <w:szCs w:val="22"/>
        </w:rPr>
        <w:t xml:space="preserve"> </w:t>
      </w:r>
      <w:r w:rsidR="00B01D35">
        <w:rPr>
          <w:rFonts w:asciiTheme="majorHAnsi" w:hAnsiTheme="majorHAnsi"/>
          <w:sz w:val="22"/>
          <w:szCs w:val="22"/>
        </w:rPr>
        <w:t xml:space="preserve">del Cliente filiale, </w:t>
      </w:r>
      <w:r w:rsidR="00FB783C">
        <w:rPr>
          <w:rFonts w:asciiTheme="majorHAnsi" w:hAnsiTheme="majorHAnsi"/>
          <w:sz w:val="22"/>
          <w:szCs w:val="22"/>
        </w:rPr>
        <w:t>tramite l’apertura di una RDS di tipo “Cliente filiale – Richiesta – Nuovo mandato”</w:t>
      </w:r>
      <w:r w:rsidR="001A7244">
        <w:rPr>
          <w:rFonts w:asciiTheme="majorHAnsi" w:hAnsiTheme="majorHAnsi"/>
          <w:sz w:val="22"/>
          <w:szCs w:val="22"/>
        </w:rPr>
        <w:t>.</w:t>
      </w:r>
    </w:p>
    <w:p w14:paraId="749649E1" w14:textId="77777777" w:rsidR="001A7244" w:rsidRDefault="001A7244" w:rsidP="002141A1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4CC1DF16" w14:textId="23BF4921" w:rsidR="001A7244" w:rsidRDefault="005B50C7" w:rsidP="001A7244">
      <w:pPr>
        <w:keepNext/>
        <w:spacing w:line="360" w:lineRule="auto"/>
        <w:jc w:val="both"/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653147" wp14:editId="121663A8">
                <wp:simplePos x="0" y="0"/>
                <wp:positionH relativeFrom="column">
                  <wp:posOffset>3155914</wp:posOffset>
                </wp:positionH>
                <wp:positionV relativeFrom="paragraph">
                  <wp:posOffset>2487439</wp:posOffset>
                </wp:positionV>
                <wp:extent cx="1285336" cy="190847"/>
                <wp:effectExtent l="19050" t="19050" r="1016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336" cy="1908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38649273" id="Rectangle 34" o:spid="_x0000_s1026" style="position:absolute;margin-left:248.5pt;margin-top:195.85pt;width:101.2pt;height:15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" filled="f" strokecolor="red" strokeweight="2.25pt"/>
            </w:pict>
          </mc:Fallback>
        </mc:AlternateContent>
      </w:r>
      <w:r w:rsidR="001A7244">
        <w:rPr>
          <w:noProof/>
          <w:lang w:eastAsia="it-IT"/>
        </w:rPr>
        <w:drawing>
          <wp:inline distT="0" distB="0" distL="0" distR="0" wp14:anchorId="2E773708" wp14:editId="017EDAC0">
            <wp:extent cx="6263640" cy="2675255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F69A" w14:textId="1ABC8B7B" w:rsidR="00A74AF7" w:rsidRDefault="001A7244" w:rsidP="001A7244">
      <w:pPr>
        <w:pStyle w:val="Caption"/>
        <w:jc w:val="center"/>
        <w:rPr>
          <w:rFonts w:asciiTheme="majorHAnsi" w:hAnsiTheme="majorHAnsi"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9</w:t>
        </w:r>
      </w:fldSimple>
      <w:r>
        <w:t xml:space="preserve"> - RDS - Cliente filiale - Richiesta - Nuovo mandato - AS IS</w:t>
      </w:r>
    </w:p>
    <w:p w14:paraId="5A0572DE" w14:textId="760D5561" w:rsidR="002141A1" w:rsidRDefault="002141A1" w:rsidP="002141A1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4F7DDA5B" w14:textId="69009DFF" w:rsidR="00005036" w:rsidRDefault="00005036" w:rsidP="00005036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Attualmente la procedura effettua i seguenti </w:t>
      </w:r>
      <w:r w:rsidR="00B01D35">
        <w:rPr>
          <w:rFonts w:asciiTheme="majorHAnsi" w:hAnsiTheme="majorHAnsi" w:cstheme="majorHAnsi"/>
          <w:noProof/>
          <w:sz w:val="22"/>
          <w:szCs w:val="22"/>
        </w:rPr>
        <w:t xml:space="preserve">controlli sul campo IBAN della vista </w:t>
      </w:r>
      <w:r w:rsidR="00B01D35" w:rsidRPr="00B01D35">
        <w:rPr>
          <w:rFonts w:asciiTheme="majorHAnsi" w:hAnsiTheme="majorHAnsi" w:cstheme="majorHAnsi"/>
          <w:i/>
          <w:noProof/>
          <w:sz w:val="22"/>
          <w:szCs w:val="22"/>
        </w:rPr>
        <w:t>Dettagli richiesta</w:t>
      </w:r>
      <w:r w:rsidR="00B01D35">
        <w:rPr>
          <w:rFonts w:asciiTheme="majorHAnsi" w:hAnsiTheme="majorHAnsi" w:cstheme="majorHAnsi"/>
          <w:noProof/>
          <w:sz w:val="22"/>
          <w:szCs w:val="22"/>
        </w:rPr>
        <w:t xml:space="preserve"> della richiesta di servizio.</w:t>
      </w:r>
    </w:p>
    <w:p w14:paraId="2A2EBAE3" w14:textId="77777777" w:rsidR="00005036" w:rsidRDefault="00005036" w:rsidP="00894CE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è lungo 27 caratteri ed è composto da 3 lettere e 24 cifre</w:t>
      </w:r>
    </w:p>
    <w:p w14:paraId="5DC46A88" w14:textId="77777777" w:rsidR="00005036" w:rsidRDefault="00005036" w:rsidP="00894CE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campo ha questa struttura:</w:t>
      </w:r>
    </w:p>
    <w:p w14:paraId="5337DBF7" w14:textId="77777777" w:rsidR="00005036" w:rsidRDefault="00005036" w:rsidP="00894CE0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Codice nazione</w:t>
      </w:r>
      <w:r>
        <w:rPr>
          <w:rFonts w:asciiTheme="majorHAnsi" w:hAnsiTheme="majorHAnsi"/>
          <w:sz w:val="22"/>
          <w:szCs w:val="22"/>
        </w:rPr>
        <w:t xml:space="preserve">: </w:t>
      </w:r>
      <w:r w:rsidRPr="00877F36">
        <w:rPr>
          <w:rFonts w:asciiTheme="majorHAnsi" w:hAnsiTheme="majorHAnsi"/>
          <w:sz w:val="22"/>
          <w:szCs w:val="22"/>
        </w:rPr>
        <w:t>sigla iniziale che i</w:t>
      </w:r>
      <w:r>
        <w:rPr>
          <w:rFonts w:asciiTheme="majorHAnsi" w:hAnsiTheme="majorHAnsi"/>
          <w:sz w:val="22"/>
          <w:szCs w:val="22"/>
        </w:rPr>
        <w:t>dentifica che la nazionalità del conto. Attualmente viene accettato solo il valore “IT”</w:t>
      </w:r>
    </w:p>
    <w:p w14:paraId="22A85AAD" w14:textId="77777777" w:rsidR="001A7244" w:rsidRDefault="001A7244" w:rsidP="00894CE0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Numeri di controllo</w:t>
      </w:r>
      <w:r>
        <w:rPr>
          <w:rFonts w:asciiTheme="majorHAnsi" w:hAnsiTheme="majorHAnsi"/>
          <w:sz w:val="22"/>
          <w:szCs w:val="22"/>
        </w:rPr>
        <w:t>: campo composto da 2 cifre (deve essere coerente con il resto dei valori dell’IBAN)</w:t>
      </w:r>
    </w:p>
    <w:p w14:paraId="2FAB5C5D" w14:textId="77777777" w:rsidR="001A7244" w:rsidRDefault="001A7244" w:rsidP="00894CE0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CIN</w:t>
      </w:r>
      <w:r>
        <w:rPr>
          <w:rFonts w:asciiTheme="majorHAnsi" w:hAnsiTheme="majorHAnsi"/>
          <w:sz w:val="22"/>
          <w:szCs w:val="22"/>
        </w:rPr>
        <w:t>: composto da 1 lettera (coerente con BBAN)</w:t>
      </w:r>
    </w:p>
    <w:p w14:paraId="394298F7" w14:textId="77777777" w:rsidR="00005036" w:rsidRDefault="00005036" w:rsidP="00894CE0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ABI</w:t>
      </w:r>
      <w:r>
        <w:rPr>
          <w:rFonts w:asciiTheme="majorHAnsi" w:hAnsiTheme="majorHAnsi"/>
          <w:sz w:val="22"/>
          <w:szCs w:val="22"/>
        </w:rPr>
        <w:t xml:space="preserve">: composto da </w:t>
      </w:r>
      <w:r w:rsidRPr="00955AFC">
        <w:rPr>
          <w:rFonts w:asciiTheme="majorHAnsi" w:hAnsiTheme="majorHAnsi"/>
          <w:sz w:val="22"/>
          <w:szCs w:val="22"/>
        </w:rPr>
        <w:t>5 caratteri numerici  che ident</w:t>
      </w:r>
      <w:r>
        <w:rPr>
          <w:rFonts w:asciiTheme="majorHAnsi" w:hAnsiTheme="majorHAnsi"/>
          <w:sz w:val="22"/>
          <w:szCs w:val="22"/>
        </w:rPr>
        <w:t>ificano l’istituto bancario</w:t>
      </w:r>
    </w:p>
    <w:p w14:paraId="4AF3156B" w14:textId="77777777" w:rsidR="00005036" w:rsidRDefault="00005036" w:rsidP="00894CE0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CAB</w:t>
      </w:r>
      <w:r>
        <w:rPr>
          <w:rFonts w:asciiTheme="majorHAnsi" w:hAnsiTheme="majorHAnsi"/>
          <w:sz w:val="22"/>
          <w:szCs w:val="22"/>
        </w:rPr>
        <w:t>: composto 5 caratteri</w:t>
      </w:r>
      <w:r w:rsidRPr="00877F36">
        <w:rPr>
          <w:rFonts w:asciiTheme="majorHAnsi" w:hAnsiTheme="majorHAnsi"/>
          <w:sz w:val="22"/>
          <w:szCs w:val="22"/>
        </w:rPr>
        <w:t xml:space="preserve"> riferiti al</w:t>
      </w:r>
      <w:r>
        <w:rPr>
          <w:rFonts w:asciiTheme="majorHAnsi" w:hAnsiTheme="majorHAnsi"/>
          <w:sz w:val="22"/>
          <w:szCs w:val="22"/>
        </w:rPr>
        <w:t>la filiale di riferimento</w:t>
      </w:r>
    </w:p>
    <w:p w14:paraId="6A8993F8" w14:textId="77777777" w:rsidR="00005036" w:rsidRPr="00877F36" w:rsidRDefault="00005036" w:rsidP="00894CE0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005036">
        <w:rPr>
          <w:rFonts w:asciiTheme="majorHAnsi" w:hAnsiTheme="majorHAnsi"/>
          <w:b/>
          <w:sz w:val="22"/>
          <w:szCs w:val="22"/>
        </w:rPr>
        <w:t>Conto corrente</w:t>
      </w:r>
      <w:r>
        <w:rPr>
          <w:rFonts w:asciiTheme="majorHAnsi" w:hAnsiTheme="majorHAnsi"/>
          <w:sz w:val="22"/>
          <w:szCs w:val="22"/>
        </w:rPr>
        <w:t>: composto da 12 cifre</w:t>
      </w:r>
    </w:p>
    <w:p w14:paraId="457848B5" w14:textId="30110B59" w:rsidR="001A7244" w:rsidRDefault="001A7244" w:rsidP="00005036">
      <w:pPr>
        <w:spacing w:after="160" w:line="259" w:lineRule="auto"/>
        <w:jc w:val="both"/>
        <w:rPr>
          <w:ins w:id="137" w:author="Torrente Alessandra" w:date="2021-04-19T10:44:00Z"/>
          <w:rFonts w:asciiTheme="majorHAnsi" w:hAnsiTheme="majorHAnsi" w:cstheme="majorHAnsi"/>
          <w:noProof/>
          <w:sz w:val="22"/>
          <w:szCs w:val="22"/>
        </w:rPr>
      </w:pPr>
    </w:p>
    <w:p w14:paraId="46AE2E6F" w14:textId="77777777" w:rsidR="00DF392C" w:rsidRPr="0004776C" w:rsidRDefault="00DF392C" w:rsidP="00DF392C">
      <w:pPr>
        <w:spacing w:line="360" w:lineRule="auto"/>
        <w:jc w:val="both"/>
        <w:rPr>
          <w:ins w:id="138" w:author="Torrente Alessandra" w:date="2021-04-19T10:44:00Z"/>
          <w:rFonts w:asciiTheme="majorHAnsi" w:hAnsiTheme="majorHAnsi"/>
          <w:sz w:val="22"/>
          <w:szCs w:val="22"/>
        </w:rPr>
      </w:pPr>
      <w:ins w:id="139" w:author="Torrente Alessandra" w:date="2021-04-19T10:44:00Z">
        <w:r w:rsidRPr="0004776C">
          <w:rPr>
            <w:rFonts w:asciiTheme="majorHAnsi" w:hAnsiTheme="majorHAnsi"/>
            <w:b/>
            <w:sz w:val="22"/>
            <w:szCs w:val="22"/>
          </w:rPr>
          <w:t>Nota</w:t>
        </w:r>
        <w:r w:rsidRPr="0004776C">
          <w:rPr>
            <w:rFonts w:asciiTheme="majorHAnsi" w:hAnsiTheme="majorHAnsi"/>
            <w:sz w:val="22"/>
            <w:szCs w:val="22"/>
          </w:rPr>
          <w:t>: Attualmente non è presente una distinzione tra IBAN italiani aderenti o non aderenti al SEDA che in fase di inserimento sono soggetti agli stessi controlli.</w:t>
        </w:r>
      </w:ins>
    </w:p>
    <w:p w14:paraId="18ED3551" w14:textId="77777777" w:rsidR="00DF392C" w:rsidRDefault="00DF392C" w:rsidP="00005036">
      <w:pPr>
        <w:spacing w:after="160" w:line="259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4823E726" w14:textId="21FC09B4" w:rsidR="001A7244" w:rsidRDefault="001A7244" w:rsidP="002141A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lastRenderedPageBreak/>
        <w:t xml:space="preserve">Al fine di gestire anche gli IBAN esteri, la </w:t>
      </w:r>
      <w:r w:rsidR="00B01D35">
        <w:rPr>
          <w:rFonts w:asciiTheme="majorHAnsi" w:hAnsiTheme="majorHAnsi" w:cstheme="majorHAnsi"/>
          <w:noProof/>
          <w:sz w:val="22"/>
          <w:szCs w:val="22"/>
        </w:rPr>
        <w:t>vista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del CRM </w:t>
      </w:r>
      <w:r w:rsidR="002A7B88">
        <w:rPr>
          <w:rFonts w:asciiTheme="majorHAnsi" w:hAnsiTheme="majorHAnsi" w:cstheme="majorHAnsi"/>
          <w:noProof/>
          <w:sz w:val="22"/>
          <w:szCs w:val="22"/>
        </w:rPr>
        <w:t xml:space="preserve">EMMA </w:t>
      </w:r>
      <w:r w:rsidR="00B01D35">
        <w:rPr>
          <w:rFonts w:asciiTheme="majorHAnsi" w:hAnsiTheme="majorHAnsi" w:cstheme="majorHAnsi"/>
          <w:noProof/>
          <w:sz w:val="22"/>
          <w:szCs w:val="22"/>
        </w:rPr>
        <w:t>verrà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modificata aggiu</w:t>
      </w:r>
      <w:r w:rsidR="002A7B88">
        <w:rPr>
          <w:rFonts w:asciiTheme="majorHAnsi" w:hAnsiTheme="majorHAnsi" w:cstheme="majorHAnsi"/>
          <w:noProof/>
          <w:sz w:val="22"/>
          <w:szCs w:val="22"/>
        </w:rPr>
        <w:t>ngendo il nuovo campo “Nazione c</w:t>
      </w:r>
      <w:r>
        <w:rPr>
          <w:rFonts w:asciiTheme="majorHAnsi" w:hAnsiTheme="majorHAnsi" w:cstheme="majorHAnsi"/>
          <w:noProof/>
          <w:sz w:val="22"/>
          <w:szCs w:val="22"/>
        </w:rPr>
        <w:t>onto corrente” come mostrato nella seguente figura:</w:t>
      </w:r>
    </w:p>
    <w:p w14:paraId="4409E07C" w14:textId="7023CCBC" w:rsidR="001A7244" w:rsidRDefault="001A7244" w:rsidP="002141A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64C40A3A" w14:textId="1660BE9B" w:rsidR="001A7244" w:rsidRDefault="001A7244" w:rsidP="001A7244">
      <w:pPr>
        <w:keepNext/>
        <w:spacing w:line="360" w:lineRule="auto"/>
        <w:jc w:val="both"/>
      </w:pPr>
      <w:r>
        <w:rPr>
          <w:rFonts w:asciiTheme="majorHAnsi" w:hAnsiTheme="majorHAnsi"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D36453" wp14:editId="6A6D8E5E">
                <wp:simplePos x="0" y="0"/>
                <wp:positionH relativeFrom="column">
                  <wp:posOffset>222933</wp:posOffset>
                </wp:positionH>
                <wp:positionV relativeFrom="paragraph">
                  <wp:posOffset>2447696</wp:posOffset>
                </wp:positionV>
                <wp:extent cx="1302589" cy="181155"/>
                <wp:effectExtent l="19050" t="19050" r="1206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589" cy="1811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6CF71DD" id="Rectangle 24" o:spid="_x0000_s1026" style="position:absolute;margin-left:17.55pt;margin-top:192.75pt;width:102.55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" filled="f" strokecolor="#00b050" strokeweight="2.25pt"/>
            </w:pict>
          </mc:Fallback>
        </mc:AlternateContent>
      </w:r>
      <w:r w:rsidR="003D4D64">
        <w:rPr>
          <w:noProof/>
          <w:lang w:eastAsia="it-IT"/>
        </w:rPr>
        <w:drawing>
          <wp:inline distT="0" distB="0" distL="0" distR="0" wp14:anchorId="70329DD5" wp14:editId="7CCB17E6">
            <wp:extent cx="6263005" cy="3079750"/>
            <wp:effectExtent l="0" t="0" r="4445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0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07F0" w14:textId="7DBE0C38" w:rsidR="000D2FAE" w:rsidRDefault="001A7244" w:rsidP="001A7244">
      <w:pPr>
        <w:pStyle w:val="Caption"/>
        <w:jc w:val="center"/>
        <w:rPr>
          <w:rFonts w:asciiTheme="majorHAnsi" w:hAnsiTheme="majorHAnsi"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10</w:t>
        </w:r>
      </w:fldSimple>
      <w:r>
        <w:t xml:space="preserve"> - RDS - Cliente filiale - Richiesta - Nuovo mandato - TO BE</w:t>
      </w:r>
    </w:p>
    <w:p w14:paraId="2B8A484D" w14:textId="77777777" w:rsidR="002A7B88" w:rsidRDefault="00AD70EB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Il nuovo campo “Nazione c</w:t>
      </w:r>
      <w:r w:rsidR="00E25456">
        <w:rPr>
          <w:rFonts w:asciiTheme="majorHAnsi" w:hAnsiTheme="majorHAnsi"/>
          <w:sz w:val="22"/>
          <w:szCs w:val="22"/>
        </w:rPr>
        <w:t xml:space="preserve">onto corrente” sarà valorizzato di default con la nazione “Italia”. </w:t>
      </w:r>
    </w:p>
    <w:p w14:paraId="6B8538EA" w14:textId="77D7C415" w:rsidR="00E25456" w:rsidRDefault="00E25456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Tramite il menu a tendina l’utente avrà la possibilità di selezionare una nazione differente.</w:t>
      </w:r>
    </w:p>
    <w:p w14:paraId="65238811" w14:textId="4714B944" w:rsidR="00EE3BB3" w:rsidRDefault="00EE3BB3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307E0418" w14:textId="77777777" w:rsidR="00B01D35" w:rsidRDefault="00B01D35" w:rsidP="00B01D35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L’elenco dei valori possibili del nuovo campo è riportato nel file allegato al capitolo 4.1</w:t>
      </w:r>
    </w:p>
    <w:p w14:paraId="01144072" w14:textId="77777777" w:rsidR="00B01D35" w:rsidRDefault="00B01D35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2FF2381C" w14:textId="568B83A6" w:rsidR="005B50C7" w:rsidRDefault="00E25456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Nel caso in cui il valore del </w:t>
      </w:r>
      <w:r w:rsidR="00AD70EB">
        <w:rPr>
          <w:rFonts w:asciiTheme="majorHAnsi" w:hAnsiTheme="majorHAnsi"/>
          <w:sz w:val="22"/>
          <w:szCs w:val="22"/>
        </w:rPr>
        <w:t>campo “Nazione c</w:t>
      </w:r>
      <w:r>
        <w:rPr>
          <w:rFonts w:asciiTheme="majorHAnsi" w:hAnsiTheme="majorHAnsi"/>
          <w:sz w:val="22"/>
          <w:szCs w:val="22"/>
        </w:rPr>
        <w:t xml:space="preserve">onto corrente” sia impostato su “Italia”, il sistema effettuerà i mededismi controlli ad oggi in essere sugli IBAN italiani e i </w:t>
      </w:r>
      <w:r w:rsidR="005B50C7">
        <w:rPr>
          <w:rFonts w:asciiTheme="majorHAnsi" w:hAnsiTheme="majorHAnsi"/>
          <w:sz w:val="22"/>
          <w:szCs w:val="22"/>
        </w:rPr>
        <w:t xml:space="preserve">seguenti </w:t>
      </w:r>
      <w:r>
        <w:rPr>
          <w:rFonts w:asciiTheme="majorHAnsi" w:hAnsiTheme="majorHAnsi"/>
          <w:sz w:val="22"/>
          <w:szCs w:val="22"/>
        </w:rPr>
        <w:t>campi</w:t>
      </w:r>
      <w:r w:rsidR="005B50C7">
        <w:rPr>
          <w:rFonts w:asciiTheme="majorHAnsi" w:hAnsiTheme="majorHAnsi"/>
          <w:sz w:val="22"/>
          <w:szCs w:val="22"/>
        </w:rPr>
        <w:t>:</w:t>
      </w:r>
    </w:p>
    <w:p w14:paraId="39764E2F" w14:textId="77777777" w:rsidR="005B50C7" w:rsidRPr="005B50C7" w:rsidRDefault="005B50C7" w:rsidP="00894CE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Codice nazione</w:t>
      </w:r>
    </w:p>
    <w:p w14:paraId="0AA220D7" w14:textId="77777777" w:rsidR="005B50C7" w:rsidRPr="005B50C7" w:rsidRDefault="005B50C7" w:rsidP="00894CE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Numeri di controllo</w:t>
      </w:r>
    </w:p>
    <w:p w14:paraId="08D2A1B0" w14:textId="77777777" w:rsidR="005B50C7" w:rsidRPr="005B50C7" w:rsidRDefault="005B50C7" w:rsidP="00894CE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ABI</w:t>
      </w:r>
    </w:p>
    <w:p w14:paraId="13919EA7" w14:textId="77777777" w:rsidR="005B50C7" w:rsidRPr="005B50C7" w:rsidRDefault="005B50C7" w:rsidP="00894CE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CAB</w:t>
      </w:r>
    </w:p>
    <w:p w14:paraId="54802B9B" w14:textId="77777777" w:rsidR="005B50C7" w:rsidRPr="005B50C7" w:rsidRDefault="005B50C7" w:rsidP="00894CE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CIN</w:t>
      </w:r>
    </w:p>
    <w:p w14:paraId="5415C953" w14:textId="77777777" w:rsidR="005B50C7" w:rsidRPr="005B50C7" w:rsidRDefault="005B50C7" w:rsidP="00894CE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5B50C7">
        <w:rPr>
          <w:rFonts w:asciiTheme="majorHAnsi" w:hAnsiTheme="majorHAnsi"/>
          <w:sz w:val="22"/>
          <w:szCs w:val="22"/>
        </w:rPr>
        <w:t>Conto corrente</w:t>
      </w:r>
    </w:p>
    <w:p w14:paraId="273F4533" w14:textId="1F11AFCC" w:rsidR="00E25456" w:rsidRDefault="00E25456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verranno valorizzati in automatico come già avviene attualmente.</w:t>
      </w:r>
    </w:p>
    <w:p w14:paraId="3B6EBBF7" w14:textId="77777777" w:rsidR="00EE3BB3" w:rsidRDefault="00EE3BB3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414E8494" w14:textId="75F99284" w:rsidR="00E25456" w:rsidRDefault="00E25456" w:rsidP="00E25456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Nel caso in cu</w:t>
      </w:r>
      <w:r w:rsidR="002A7B88">
        <w:rPr>
          <w:rFonts w:asciiTheme="majorHAnsi" w:hAnsiTheme="majorHAnsi"/>
          <w:sz w:val="22"/>
          <w:szCs w:val="22"/>
        </w:rPr>
        <w:t>i il valore del campo “Nazione c</w:t>
      </w:r>
      <w:r>
        <w:rPr>
          <w:rFonts w:asciiTheme="majorHAnsi" w:hAnsiTheme="majorHAnsi"/>
          <w:sz w:val="22"/>
          <w:szCs w:val="22"/>
        </w:rPr>
        <w:t>onto corrente” sia impostato su un valore diverso da “Italia”, il sistema effettuerà i seguenti controlli:</w:t>
      </w:r>
    </w:p>
    <w:p w14:paraId="61C0E198" w14:textId="07AFC2A9" w:rsidR="00E25456" w:rsidRDefault="00E25456" w:rsidP="00894CE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t>Le prime due lettere dell’IBAN dovranno corrispondere al codice ISO della nazione seleziona</w:t>
      </w:r>
      <w:r w:rsidR="002A7B88">
        <w:rPr>
          <w:rFonts w:asciiTheme="majorHAnsi" w:hAnsiTheme="majorHAnsi"/>
          <w:sz w:val="22"/>
          <w:szCs w:val="22"/>
        </w:rPr>
        <w:t>ta nel menu a tendina “Nazione c</w:t>
      </w:r>
      <w:r>
        <w:rPr>
          <w:rFonts w:asciiTheme="majorHAnsi" w:hAnsiTheme="majorHAnsi"/>
          <w:sz w:val="22"/>
          <w:szCs w:val="22"/>
        </w:rPr>
        <w:t>onto corrente”</w:t>
      </w:r>
    </w:p>
    <w:p w14:paraId="3F9B7DC1" w14:textId="77777777" w:rsidR="00E25456" w:rsidRDefault="00E25456" w:rsidP="00894CE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Verrà verificato che le cifre di controllo siano coerenti con il resto dei valori inseriti dell’IBAN</w:t>
      </w:r>
    </w:p>
    <w:p w14:paraId="4B34206A" w14:textId="77777777" w:rsidR="00E25456" w:rsidRPr="00D11419" w:rsidRDefault="00E25456" w:rsidP="00894CE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Non verrà effettuato il controllo sul CIN </w:t>
      </w:r>
    </w:p>
    <w:p w14:paraId="29CC7167" w14:textId="77777777" w:rsidR="00E25456" w:rsidRDefault="00E25456" w:rsidP="00894CE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Non verrà effettuato nessun controllo sulla lunghezza del campo che può variare a seconda della nazione</w:t>
      </w:r>
    </w:p>
    <w:p w14:paraId="3056BB46" w14:textId="6DF39235" w:rsidR="00E25456" w:rsidRDefault="00E25456" w:rsidP="00E25456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72053C52" w14:textId="7F0D5C90" w:rsidR="005B50C7" w:rsidRDefault="005B50C7" w:rsidP="005B50C7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Nel caso di IBAN esteri, solo i campi </w:t>
      </w:r>
      <w:r w:rsidR="00EE3BB3">
        <w:rPr>
          <w:rFonts w:asciiTheme="majorHAnsi" w:hAnsiTheme="majorHAnsi" w:cstheme="majorHAnsi"/>
          <w:noProof/>
          <w:sz w:val="22"/>
          <w:szCs w:val="22"/>
        </w:rPr>
        <w:t>“</w:t>
      </w:r>
      <w:r>
        <w:rPr>
          <w:rFonts w:asciiTheme="majorHAnsi" w:hAnsiTheme="majorHAnsi" w:cstheme="majorHAnsi"/>
          <w:noProof/>
          <w:sz w:val="22"/>
          <w:szCs w:val="22"/>
        </w:rPr>
        <w:t>Numeri di controllo</w:t>
      </w:r>
      <w:r w:rsidR="00EE3BB3">
        <w:rPr>
          <w:rFonts w:asciiTheme="majorHAnsi" w:hAnsiTheme="majorHAnsi" w:cstheme="majorHAnsi"/>
          <w:noProof/>
          <w:sz w:val="22"/>
          <w:szCs w:val="22"/>
        </w:rPr>
        <w:t>”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e </w:t>
      </w:r>
      <w:r w:rsidR="00EE3BB3">
        <w:rPr>
          <w:rFonts w:asciiTheme="majorHAnsi" w:hAnsiTheme="majorHAnsi" w:cstheme="majorHAnsi"/>
          <w:noProof/>
          <w:sz w:val="22"/>
          <w:szCs w:val="22"/>
        </w:rPr>
        <w:t>“</w:t>
      </w:r>
      <w:r>
        <w:rPr>
          <w:rFonts w:asciiTheme="majorHAnsi" w:hAnsiTheme="majorHAnsi" w:cstheme="majorHAnsi"/>
          <w:noProof/>
          <w:sz w:val="22"/>
          <w:szCs w:val="22"/>
        </w:rPr>
        <w:t>Codice nazione</w:t>
      </w:r>
      <w:r w:rsidR="00EE3BB3">
        <w:rPr>
          <w:rFonts w:asciiTheme="majorHAnsi" w:hAnsiTheme="majorHAnsi" w:cstheme="majorHAnsi"/>
          <w:noProof/>
          <w:sz w:val="22"/>
          <w:szCs w:val="22"/>
        </w:rPr>
        <w:t>”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verranno valorizzati in automatico sulla base dell’IBAN inserito.</w:t>
      </w:r>
    </w:p>
    <w:p w14:paraId="746FD203" w14:textId="5998B0C6" w:rsidR="00E25456" w:rsidRPr="003D0B07" w:rsidRDefault="00760DBB" w:rsidP="000D2FAE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In caso di mancata corrispondenza della sigla nazione del campo IBAN con il valore selezionato nel men</w:t>
      </w:r>
      <w:r w:rsidR="002A7B88">
        <w:rPr>
          <w:rFonts w:asciiTheme="majorHAnsi" w:hAnsiTheme="majorHAnsi" w:cstheme="majorHAnsi"/>
          <w:noProof/>
          <w:sz w:val="22"/>
          <w:szCs w:val="22"/>
        </w:rPr>
        <w:t>u a tendina del campo “Nazione c</w:t>
      </w:r>
      <w:r>
        <w:rPr>
          <w:rFonts w:asciiTheme="majorHAnsi" w:hAnsiTheme="majorHAnsi" w:cstheme="majorHAnsi"/>
          <w:noProof/>
          <w:sz w:val="22"/>
          <w:szCs w:val="22"/>
        </w:rPr>
        <w:t xml:space="preserve">onto corrente”, l’utente visualizzerà un messaggio di errore e i dati non verranno salvati. </w:t>
      </w:r>
    </w:p>
    <w:p w14:paraId="4C425271" w14:textId="276EB8A9" w:rsidR="00E25456" w:rsidRDefault="00E25456" w:rsidP="000D2FAE">
      <w:pPr>
        <w:spacing w:line="360" w:lineRule="auto"/>
        <w:jc w:val="both"/>
        <w:rPr>
          <w:ins w:id="140" w:author="Torrente Alessandra" w:date="2021-04-19T10:45:00Z"/>
          <w:rFonts w:asciiTheme="majorHAnsi" w:hAnsiTheme="majorHAnsi"/>
          <w:sz w:val="22"/>
          <w:szCs w:val="22"/>
        </w:rPr>
      </w:pPr>
    </w:p>
    <w:p w14:paraId="35C7FF65" w14:textId="77777777" w:rsidR="00DF392C" w:rsidRPr="0004776C" w:rsidRDefault="00DF392C" w:rsidP="00DF392C">
      <w:pPr>
        <w:spacing w:line="360" w:lineRule="auto"/>
        <w:jc w:val="both"/>
        <w:rPr>
          <w:ins w:id="141" w:author="Torrente Alessandra" w:date="2021-04-19T10:45:00Z"/>
          <w:rFonts w:asciiTheme="majorHAnsi" w:hAnsiTheme="majorHAnsi"/>
          <w:sz w:val="22"/>
          <w:szCs w:val="22"/>
        </w:rPr>
      </w:pPr>
      <w:ins w:id="142" w:author="Torrente Alessandra" w:date="2021-04-19T10:45:00Z">
        <w:r w:rsidRPr="0004776C">
          <w:rPr>
            <w:rFonts w:asciiTheme="majorHAnsi" w:hAnsiTheme="majorHAnsi"/>
            <w:b/>
            <w:sz w:val="22"/>
            <w:szCs w:val="22"/>
          </w:rPr>
          <w:t>Nota</w:t>
        </w:r>
        <w:r w:rsidRPr="0004776C">
          <w:rPr>
            <w:rFonts w:asciiTheme="majorHAnsi" w:hAnsiTheme="majorHAnsi"/>
            <w:sz w:val="22"/>
            <w:szCs w:val="22"/>
          </w:rPr>
          <w:t xml:space="preserve">: </w:t>
        </w:r>
        <w:r>
          <w:rPr>
            <w:rFonts w:asciiTheme="majorHAnsi" w:hAnsiTheme="majorHAnsi"/>
            <w:sz w:val="22"/>
            <w:szCs w:val="22"/>
          </w:rPr>
          <w:t xml:space="preserve">Non sono previste modifiche al processo in essere per gli </w:t>
        </w:r>
        <w:r w:rsidRPr="0004776C">
          <w:rPr>
            <w:rFonts w:asciiTheme="majorHAnsi" w:hAnsiTheme="majorHAnsi"/>
            <w:sz w:val="22"/>
            <w:szCs w:val="22"/>
          </w:rPr>
          <w:t xml:space="preserve"> IBAN italiani</w:t>
        </w:r>
        <w:r>
          <w:rPr>
            <w:rFonts w:asciiTheme="majorHAnsi" w:hAnsiTheme="majorHAnsi"/>
            <w:sz w:val="22"/>
            <w:szCs w:val="22"/>
          </w:rPr>
          <w:t xml:space="preserve"> non</w:t>
        </w:r>
        <w:r w:rsidRPr="0004776C">
          <w:rPr>
            <w:rFonts w:asciiTheme="majorHAnsi" w:hAnsiTheme="majorHAnsi"/>
            <w:sz w:val="22"/>
            <w:szCs w:val="22"/>
          </w:rPr>
          <w:t xml:space="preserve"> aderenti al SEDA</w:t>
        </w:r>
        <w:r>
          <w:rPr>
            <w:rFonts w:asciiTheme="majorHAnsi" w:hAnsiTheme="majorHAnsi"/>
            <w:sz w:val="22"/>
            <w:szCs w:val="22"/>
          </w:rPr>
          <w:t>.</w:t>
        </w:r>
      </w:ins>
    </w:p>
    <w:p w14:paraId="5DAEE64A" w14:textId="77777777" w:rsidR="00DF392C" w:rsidRDefault="00DF392C" w:rsidP="000D2FAE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08D19353" w14:textId="77777777" w:rsidR="00B01D35" w:rsidRDefault="00B01D35">
      <w:pPr>
        <w:spacing w:after="160" w:line="259" w:lineRule="auto"/>
        <w:rPr>
          <w:rFonts w:asciiTheme="majorHAnsi" w:eastAsiaTheme="majorEastAsia" w:hAnsiTheme="majorHAnsi" w:cstheme="majorHAnsi"/>
          <w:i/>
          <w:iCs/>
          <w:noProof/>
          <w:color w:val="2E74B5" w:themeColor="accent1" w:themeShade="BF"/>
          <w:sz w:val="22"/>
          <w:szCs w:val="22"/>
        </w:rPr>
      </w:pPr>
      <w:r>
        <w:rPr>
          <w:rFonts w:cstheme="majorHAnsi"/>
          <w:noProof/>
          <w:szCs w:val="22"/>
        </w:rPr>
        <w:br w:type="page"/>
      </w:r>
    </w:p>
    <w:p w14:paraId="7C88B453" w14:textId="61DC8926" w:rsidR="00B01D35" w:rsidRDefault="00B01D35" w:rsidP="008B2A83">
      <w:pPr>
        <w:pStyle w:val="Heading4"/>
        <w:numPr>
          <w:ilvl w:val="3"/>
          <w:numId w:val="9"/>
        </w:numPr>
        <w:rPr>
          <w:rFonts w:cstheme="majorHAnsi"/>
          <w:noProof/>
          <w:szCs w:val="22"/>
        </w:rPr>
      </w:pPr>
      <w:bookmarkStart w:id="143" w:name="_Toc69807228"/>
      <w:r>
        <w:rPr>
          <w:rFonts w:cstheme="majorHAnsi"/>
          <w:noProof/>
          <w:szCs w:val="22"/>
        </w:rPr>
        <w:lastRenderedPageBreak/>
        <w:t>Schermata Mandati RID</w:t>
      </w:r>
      <w:bookmarkEnd w:id="143"/>
    </w:p>
    <w:p w14:paraId="64865763" w14:textId="77777777" w:rsidR="00B01D35" w:rsidRPr="00B01D35" w:rsidRDefault="00B01D35" w:rsidP="00B01D35"/>
    <w:p w14:paraId="252F4350" w14:textId="14DCCE7A" w:rsidR="009614EF" w:rsidRDefault="0023437C" w:rsidP="000D2FAE">
      <w:pPr>
        <w:spacing w:after="160" w:line="259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Il nuovo campo </w:t>
      </w:r>
      <w:r w:rsidR="005B50C7">
        <w:rPr>
          <w:rFonts w:asciiTheme="majorHAnsi" w:hAnsiTheme="majorHAnsi" w:cstheme="majorHAnsi"/>
          <w:noProof/>
          <w:sz w:val="22"/>
          <w:szCs w:val="22"/>
        </w:rPr>
        <w:t>“</w:t>
      </w:r>
      <w:r>
        <w:rPr>
          <w:rFonts w:asciiTheme="majorHAnsi" w:hAnsiTheme="majorHAnsi" w:cstheme="majorHAnsi"/>
          <w:noProof/>
          <w:sz w:val="22"/>
          <w:szCs w:val="22"/>
        </w:rPr>
        <w:t xml:space="preserve">Nazione </w:t>
      </w:r>
      <w:r w:rsidR="002A7B88">
        <w:rPr>
          <w:rFonts w:asciiTheme="majorHAnsi" w:hAnsiTheme="majorHAnsi" w:cstheme="majorHAnsi"/>
          <w:noProof/>
          <w:sz w:val="22"/>
          <w:szCs w:val="22"/>
        </w:rPr>
        <w:t>c</w:t>
      </w:r>
      <w:r w:rsidR="005B50C7">
        <w:rPr>
          <w:rFonts w:asciiTheme="majorHAnsi" w:hAnsiTheme="majorHAnsi" w:cstheme="majorHAnsi"/>
          <w:noProof/>
          <w:sz w:val="22"/>
          <w:szCs w:val="22"/>
        </w:rPr>
        <w:t xml:space="preserve">onto corrente” </w:t>
      </w:r>
      <w:r w:rsidR="00B01D35">
        <w:rPr>
          <w:rFonts w:asciiTheme="majorHAnsi" w:hAnsiTheme="majorHAnsi" w:cstheme="majorHAnsi"/>
          <w:noProof/>
          <w:sz w:val="22"/>
          <w:szCs w:val="22"/>
        </w:rPr>
        <w:t>verrà</w:t>
      </w:r>
      <w:r w:rsidR="005B50C7">
        <w:rPr>
          <w:rFonts w:asciiTheme="majorHAnsi" w:hAnsiTheme="majorHAnsi" w:cstheme="majorHAnsi"/>
          <w:noProof/>
          <w:sz w:val="22"/>
          <w:szCs w:val="22"/>
        </w:rPr>
        <w:t xml:space="preserve"> aggiunto </w:t>
      </w:r>
      <w:r w:rsidR="00B01D35">
        <w:rPr>
          <w:rFonts w:asciiTheme="majorHAnsi" w:hAnsiTheme="majorHAnsi" w:cstheme="majorHAnsi"/>
          <w:noProof/>
          <w:sz w:val="22"/>
          <w:szCs w:val="22"/>
        </w:rPr>
        <w:t>a</w:t>
      </w:r>
      <w:ins w:id="144" w:author="Torrente Alessandra" w:date="2021-04-19T10:46:00Z">
        <w:r w:rsidR="00DF392C">
          <w:rPr>
            <w:rFonts w:asciiTheme="majorHAnsi" w:hAnsiTheme="majorHAnsi" w:cstheme="majorHAnsi"/>
            <w:noProof/>
            <w:sz w:val="22"/>
            <w:szCs w:val="22"/>
          </w:rPr>
          <w:t>n</w:t>
        </w:r>
      </w:ins>
      <w:del w:id="145" w:author="Torrente Alessandra" w:date="2021-04-19T10:46:00Z">
        <w:r w:rsidR="00B01D35" w:rsidDel="00DF392C">
          <w:rPr>
            <w:rFonts w:asciiTheme="majorHAnsi" w:hAnsiTheme="majorHAnsi" w:cstheme="majorHAnsi"/>
            <w:noProof/>
            <w:sz w:val="22"/>
            <w:szCs w:val="22"/>
          </w:rPr>
          <w:delText>m</w:delText>
        </w:r>
      </w:del>
      <w:r w:rsidR="00B01D35">
        <w:rPr>
          <w:rFonts w:asciiTheme="majorHAnsi" w:hAnsiTheme="majorHAnsi" w:cstheme="majorHAnsi"/>
          <w:noProof/>
          <w:sz w:val="22"/>
          <w:szCs w:val="22"/>
        </w:rPr>
        <w:t>che nelle viste della schermata</w:t>
      </w:r>
      <w:r w:rsidR="009614EF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B01D35" w:rsidRPr="00B01D35">
        <w:rPr>
          <w:rFonts w:asciiTheme="majorHAnsi" w:hAnsiTheme="majorHAnsi" w:cstheme="majorHAnsi"/>
          <w:i/>
          <w:noProof/>
          <w:sz w:val="22"/>
          <w:szCs w:val="22"/>
        </w:rPr>
        <w:t>Mandati RID</w:t>
      </w:r>
      <w:r w:rsidR="00DD700F">
        <w:rPr>
          <w:rFonts w:asciiTheme="majorHAnsi" w:hAnsiTheme="majorHAnsi" w:cstheme="majorHAnsi"/>
          <w:noProof/>
          <w:sz w:val="22"/>
          <w:szCs w:val="22"/>
        </w:rPr>
        <w:t xml:space="preserve"> dove è possibile consultare i dettagli di </w:t>
      </w:r>
      <w:r w:rsidR="00B01D35">
        <w:rPr>
          <w:rFonts w:asciiTheme="majorHAnsi" w:hAnsiTheme="majorHAnsi" w:cstheme="majorHAnsi"/>
          <w:noProof/>
          <w:sz w:val="22"/>
          <w:szCs w:val="22"/>
        </w:rPr>
        <w:t>tutti i mandati e il loro stato attuale</w:t>
      </w:r>
    </w:p>
    <w:p w14:paraId="448DFCE5" w14:textId="5254BBFD" w:rsidR="005B50C7" w:rsidRDefault="005B50C7" w:rsidP="000D2FAE">
      <w:pPr>
        <w:spacing w:after="160" w:line="259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Il campo </w:t>
      </w:r>
      <w:r w:rsidR="00B01D35">
        <w:rPr>
          <w:rFonts w:asciiTheme="majorHAnsi" w:hAnsiTheme="majorHAnsi" w:cstheme="majorHAnsi"/>
          <w:noProof/>
          <w:sz w:val="22"/>
          <w:szCs w:val="22"/>
        </w:rPr>
        <w:t>comparirà nella lista superiore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come mostrato nella seguente figura:</w:t>
      </w:r>
    </w:p>
    <w:p w14:paraId="5DEC7225" w14:textId="162C0F38" w:rsidR="005B50C7" w:rsidRDefault="005B50C7" w:rsidP="005B50C7">
      <w:pPr>
        <w:keepNext/>
        <w:spacing w:after="160" w:line="259" w:lineRule="auto"/>
        <w:jc w:val="both"/>
      </w:pPr>
      <w:r>
        <w:rPr>
          <w:noProof/>
          <w:lang w:eastAsia="it-IT"/>
        </w:rPr>
        <w:drawing>
          <wp:inline distT="0" distB="0" distL="0" distR="0" wp14:anchorId="3A484E47" wp14:editId="614E5BFE">
            <wp:extent cx="6263005" cy="2389505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0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D337" w14:textId="586E03F4" w:rsidR="009614EF" w:rsidRDefault="005B50C7" w:rsidP="005B50C7">
      <w:pPr>
        <w:pStyle w:val="Caption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11</w:t>
        </w:r>
      </w:fldSimple>
      <w:r>
        <w:t xml:space="preserve"> </w:t>
      </w:r>
      <w:r w:rsidR="00EE3BB3">
        <w:t xml:space="preserve">– </w:t>
      </w:r>
      <w:r>
        <w:t>Mandati RID - Interrogazione</w:t>
      </w:r>
    </w:p>
    <w:p w14:paraId="0296AEEF" w14:textId="397C4D68" w:rsidR="009614EF" w:rsidRDefault="00B01D35" w:rsidP="000D2FAE">
      <w:pPr>
        <w:spacing w:after="160" w:line="259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Verrà </w:t>
      </w:r>
      <w:r w:rsidR="00DD700F">
        <w:rPr>
          <w:rFonts w:asciiTheme="majorHAnsi" w:hAnsiTheme="majorHAnsi" w:cstheme="majorHAnsi"/>
          <w:noProof/>
          <w:sz w:val="22"/>
          <w:szCs w:val="22"/>
        </w:rPr>
        <w:t xml:space="preserve">aggiunto </w:t>
      </w:r>
      <w:r>
        <w:rPr>
          <w:rFonts w:asciiTheme="majorHAnsi" w:hAnsiTheme="majorHAnsi" w:cstheme="majorHAnsi"/>
          <w:noProof/>
          <w:sz w:val="22"/>
          <w:szCs w:val="22"/>
        </w:rPr>
        <w:t xml:space="preserve">anche </w:t>
      </w:r>
      <w:r w:rsidR="00DD700F">
        <w:rPr>
          <w:rFonts w:asciiTheme="majorHAnsi" w:hAnsiTheme="majorHAnsi" w:cstheme="majorHAnsi"/>
          <w:noProof/>
          <w:sz w:val="22"/>
          <w:szCs w:val="22"/>
        </w:rPr>
        <w:t xml:space="preserve">nella sezione </w:t>
      </w:r>
      <w:r>
        <w:rPr>
          <w:rFonts w:asciiTheme="majorHAnsi" w:hAnsiTheme="majorHAnsi" w:cstheme="majorHAnsi"/>
          <w:noProof/>
          <w:sz w:val="22"/>
          <w:szCs w:val="22"/>
        </w:rPr>
        <w:t xml:space="preserve">di dettaglio </w:t>
      </w:r>
      <w:r w:rsidR="00DD700F">
        <w:rPr>
          <w:rFonts w:asciiTheme="majorHAnsi" w:hAnsiTheme="majorHAnsi" w:cstheme="majorHAnsi"/>
          <w:noProof/>
          <w:sz w:val="22"/>
          <w:szCs w:val="22"/>
        </w:rPr>
        <w:t>“Dati bancari” del singolo mandato come mostrato nella seguente figura:</w:t>
      </w:r>
    </w:p>
    <w:p w14:paraId="4D69F6E5" w14:textId="77777777" w:rsidR="00EE3BB3" w:rsidRDefault="00DD700F" w:rsidP="00EE3BB3">
      <w:pPr>
        <w:keepNext/>
        <w:spacing w:after="160" w:line="259" w:lineRule="auto"/>
        <w:jc w:val="both"/>
      </w:pPr>
      <w:r>
        <w:rPr>
          <w:rFonts w:asciiTheme="majorHAnsi" w:hAnsiTheme="majorHAnsi" w:cstheme="majorHAnsi"/>
          <w:noProof/>
          <w:sz w:val="22"/>
          <w:szCs w:val="22"/>
          <w:lang w:eastAsia="it-I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AC110A" wp14:editId="0A190E13">
                <wp:simplePos x="0" y="0"/>
                <wp:positionH relativeFrom="column">
                  <wp:posOffset>3069650</wp:posOffset>
                </wp:positionH>
                <wp:positionV relativeFrom="paragraph">
                  <wp:posOffset>123094</wp:posOffset>
                </wp:positionV>
                <wp:extent cx="1630392" cy="198408"/>
                <wp:effectExtent l="19050" t="19050" r="27305" b="1143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392" cy="1984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66AEC460" id="Rectangle 37" o:spid="_x0000_s1026" style="position:absolute;margin-left:241.7pt;margin-top:9.7pt;width:128.4pt;height:15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" filled="f" strokecolor="#00b050" strokeweight="2.25pt"/>
            </w:pict>
          </mc:Fallback>
        </mc:AlternateContent>
      </w:r>
      <w:r>
        <w:rPr>
          <w:rFonts w:asciiTheme="majorHAnsi" w:hAnsiTheme="majorHAnsi" w:cstheme="majorHAnsi"/>
          <w:noProof/>
          <w:sz w:val="22"/>
          <w:szCs w:val="22"/>
          <w:lang w:eastAsia="it-IT"/>
        </w:rPr>
        <w:drawing>
          <wp:inline distT="0" distB="0" distL="0" distR="0" wp14:anchorId="0A9FA331" wp14:editId="378314E2">
            <wp:extent cx="6263005" cy="819785"/>
            <wp:effectExtent l="0" t="0" r="444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0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CE6A" w14:textId="0E4B8BD7" w:rsidR="00DF392C" w:rsidRDefault="00EE3BB3" w:rsidP="00B01D35">
      <w:pPr>
        <w:pStyle w:val="Caption"/>
        <w:jc w:val="center"/>
        <w:rPr>
          <w:ins w:id="146" w:author="Torrente Alessandra" w:date="2021-04-19T10:45:00Z"/>
        </w:rPr>
      </w:pPr>
      <w:r>
        <w:t xml:space="preserve">Figura </w:t>
      </w:r>
      <w:fldSimple w:instr=" SEQ Figura \* ARABIC ">
        <w:r w:rsidR="00E60EC6">
          <w:rPr>
            <w:noProof/>
          </w:rPr>
          <w:t>12</w:t>
        </w:r>
      </w:fldSimple>
      <w:r>
        <w:t xml:space="preserve"> - CRM - Mandati RID - Dettaglio</w:t>
      </w:r>
    </w:p>
    <w:p w14:paraId="615006FA" w14:textId="77777777" w:rsidR="002D20A5" w:rsidRDefault="002D20A5" w:rsidP="002D20A5">
      <w:pPr>
        <w:pStyle w:val="Heading2"/>
        <w:numPr>
          <w:ilvl w:val="0"/>
          <w:numId w:val="0"/>
        </w:numPr>
        <w:ind w:left="576" w:hanging="576"/>
        <w:jc w:val="both"/>
        <w:rPr>
          <w:highlight w:val="yellow"/>
        </w:rPr>
      </w:pPr>
    </w:p>
    <w:p w14:paraId="497168FB" w14:textId="77777777" w:rsidR="002D20A5" w:rsidRDefault="002D20A5" w:rsidP="002D20A5">
      <w:pPr>
        <w:pStyle w:val="Heading2"/>
        <w:numPr>
          <w:ilvl w:val="0"/>
          <w:numId w:val="0"/>
        </w:numPr>
        <w:ind w:left="576" w:hanging="576"/>
        <w:jc w:val="both"/>
        <w:rPr>
          <w:highlight w:val="yellow"/>
        </w:rPr>
      </w:pPr>
    </w:p>
    <w:p w14:paraId="3F7703F0" w14:textId="77777777" w:rsidR="002D20A5" w:rsidRDefault="002D20A5">
      <w:pPr>
        <w:spacing w:after="160" w:line="259" w:lineRule="auto"/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highlight w:val="yellow"/>
        </w:rPr>
      </w:pPr>
      <w:r>
        <w:rPr>
          <w:highlight w:val="yellow"/>
        </w:rPr>
        <w:br w:type="page"/>
      </w:r>
    </w:p>
    <w:p w14:paraId="2C8077B8" w14:textId="67693E22" w:rsidR="002D20A5" w:rsidRDefault="002D20A5" w:rsidP="002D20A5">
      <w:pPr>
        <w:pStyle w:val="Heading2"/>
        <w:numPr>
          <w:ilvl w:val="1"/>
          <w:numId w:val="9"/>
        </w:numPr>
        <w:jc w:val="both"/>
      </w:pPr>
      <w:bookmarkStart w:id="147" w:name="_Toc69807229"/>
      <w:r>
        <w:lastRenderedPageBreak/>
        <w:t xml:space="preserve">Tabella </w:t>
      </w:r>
      <w:r w:rsidR="00337FA6">
        <w:t>Banche</w:t>
      </w:r>
      <w:r>
        <w:t xml:space="preserve"> aderenti al SEDA</w:t>
      </w:r>
      <w:bookmarkEnd w:id="147"/>
    </w:p>
    <w:p w14:paraId="090347B3" w14:textId="5616F30C" w:rsidR="002D20A5" w:rsidRDefault="00830089" w:rsidP="00830089">
      <w:pPr>
        <w:rPr>
          <w:rFonts w:asciiTheme="majorHAnsi" w:hAnsiTheme="majorHAnsi" w:cstheme="majorHAnsi"/>
          <w:noProof/>
          <w:sz w:val="22"/>
          <w:szCs w:val="22"/>
        </w:rPr>
      </w:pPr>
      <w:r w:rsidRPr="00830089">
        <w:rPr>
          <w:rFonts w:asciiTheme="majorHAnsi" w:hAnsiTheme="majorHAnsi" w:cstheme="majorHAnsi"/>
          <w:noProof/>
          <w:sz w:val="22"/>
          <w:szCs w:val="22"/>
        </w:rPr>
        <w:t>Sul CRM EMMA sar</w:t>
      </w:r>
      <w:r>
        <w:rPr>
          <w:rFonts w:asciiTheme="majorHAnsi" w:hAnsiTheme="majorHAnsi" w:cstheme="majorHAnsi"/>
          <w:noProof/>
          <w:sz w:val="22"/>
          <w:szCs w:val="22"/>
        </w:rPr>
        <w:t xml:space="preserve">à prevista una nuova vista </w:t>
      </w:r>
      <w:r w:rsidR="00337FA6">
        <w:rPr>
          <w:rFonts w:asciiTheme="majorHAnsi" w:hAnsiTheme="majorHAnsi" w:cstheme="majorHAnsi"/>
          <w:noProof/>
          <w:sz w:val="22"/>
          <w:szCs w:val="22"/>
        </w:rPr>
        <w:t xml:space="preserve">“Banche aderenti al SEDA” </w:t>
      </w:r>
      <w:r w:rsidRPr="00830089">
        <w:rPr>
          <w:rFonts w:asciiTheme="majorHAnsi" w:hAnsiTheme="majorHAnsi" w:cstheme="majorHAnsi"/>
          <w:noProof/>
          <w:sz w:val="22"/>
          <w:szCs w:val="22"/>
        </w:rPr>
        <w:t>con l’anagrafica delle banche aderenti al SEDA</w:t>
      </w:r>
      <w:r>
        <w:rPr>
          <w:rFonts w:asciiTheme="majorHAnsi" w:hAnsiTheme="majorHAnsi" w:cstheme="majorHAnsi"/>
          <w:noProof/>
          <w:sz w:val="22"/>
          <w:szCs w:val="22"/>
        </w:rPr>
        <w:t xml:space="preserve">, sulla base dei dati presenti nel file </w:t>
      </w:r>
      <w:r w:rsidR="00C44295">
        <w:rPr>
          <w:rFonts w:asciiTheme="majorHAnsi" w:hAnsiTheme="majorHAnsi" w:cstheme="majorHAnsi"/>
          <w:noProof/>
          <w:sz w:val="22"/>
          <w:szCs w:val="22"/>
        </w:rPr>
        <w:t>“Banche SEDA.txt”</w:t>
      </w:r>
      <w:r w:rsidR="00337FA6">
        <w:rPr>
          <w:rFonts w:asciiTheme="majorHAnsi" w:hAnsiTheme="majorHAnsi" w:cstheme="majorHAnsi"/>
          <w:noProof/>
          <w:sz w:val="22"/>
          <w:szCs w:val="22"/>
        </w:rPr>
        <w:t xml:space="preserve"> allegato </w:t>
      </w:r>
      <w:r w:rsidR="00337FA6">
        <w:rPr>
          <w:rFonts w:asciiTheme="majorHAnsi" w:hAnsiTheme="majorHAnsi"/>
          <w:sz w:val="22"/>
          <w:szCs w:val="22"/>
        </w:rPr>
        <w:t xml:space="preserve">al capitolo </w:t>
      </w:r>
      <w:r w:rsidR="00337FA6">
        <w:rPr>
          <w:rFonts w:asciiTheme="majorHAnsi" w:hAnsiTheme="majorHAnsi"/>
          <w:sz w:val="22"/>
          <w:szCs w:val="22"/>
        </w:rPr>
        <w:fldChar w:fldCharType="begin"/>
      </w:r>
      <w:r w:rsidR="00337FA6">
        <w:rPr>
          <w:rFonts w:asciiTheme="majorHAnsi" w:hAnsiTheme="majorHAnsi"/>
          <w:sz w:val="22"/>
          <w:szCs w:val="22"/>
        </w:rPr>
        <w:instrText xml:space="preserve"> REF _Ref62575388 \r \h </w:instrText>
      </w:r>
      <w:r w:rsidR="00337FA6">
        <w:rPr>
          <w:rFonts w:asciiTheme="majorHAnsi" w:hAnsiTheme="majorHAnsi"/>
          <w:sz w:val="22"/>
          <w:szCs w:val="22"/>
        </w:rPr>
      </w:r>
      <w:r w:rsidR="00337FA6">
        <w:rPr>
          <w:rFonts w:asciiTheme="majorHAnsi" w:hAnsiTheme="majorHAnsi"/>
          <w:sz w:val="22"/>
          <w:szCs w:val="22"/>
        </w:rPr>
        <w:fldChar w:fldCharType="separate"/>
      </w:r>
      <w:r w:rsidR="00337FA6">
        <w:rPr>
          <w:rFonts w:asciiTheme="majorHAnsi" w:hAnsiTheme="majorHAnsi"/>
          <w:sz w:val="22"/>
          <w:szCs w:val="22"/>
        </w:rPr>
        <w:t>6</w:t>
      </w:r>
      <w:r w:rsidR="00337FA6">
        <w:rPr>
          <w:rFonts w:asciiTheme="majorHAnsi" w:hAnsiTheme="majorHAnsi"/>
          <w:sz w:val="22"/>
          <w:szCs w:val="22"/>
        </w:rPr>
        <w:fldChar w:fldCharType="end"/>
      </w:r>
      <w:r w:rsidR="00337FA6">
        <w:rPr>
          <w:rFonts w:asciiTheme="majorHAnsi" w:hAnsiTheme="majorHAnsi"/>
          <w:sz w:val="22"/>
          <w:szCs w:val="22"/>
        </w:rPr>
        <w:t>.</w:t>
      </w:r>
    </w:p>
    <w:p w14:paraId="60199367" w14:textId="03655360" w:rsidR="00830089" w:rsidRDefault="00830089" w:rsidP="00830089">
      <w:pPr>
        <w:rPr>
          <w:rFonts w:asciiTheme="majorHAnsi" w:hAnsiTheme="majorHAnsi" w:cstheme="majorHAnsi"/>
          <w:noProof/>
          <w:sz w:val="22"/>
          <w:szCs w:val="22"/>
        </w:rPr>
      </w:pPr>
    </w:p>
    <w:p w14:paraId="49711F61" w14:textId="7FDA1BF6" w:rsidR="00830089" w:rsidRDefault="00830089" w:rsidP="00830089">
      <w:pPr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La nuova vista dovrà avere i seguenti campi</w:t>
      </w:r>
      <w:r w:rsidR="00C44295">
        <w:rPr>
          <w:rFonts w:asciiTheme="majorHAnsi" w:hAnsiTheme="majorHAnsi" w:cstheme="majorHAnsi"/>
          <w:noProof/>
          <w:sz w:val="22"/>
          <w:szCs w:val="22"/>
        </w:rPr>
        <w:t>:</w:t>
      </w:r>
    </w:p>
    <w:p w14:paraId="7EA18F3C" w14:textId="2580BAB0" w:rsidR="00830089" w:rsidRDefault="00830089" w:rsidP="00830089">
      <w:pPr>
        <w:rPr>
          <w:rFonts w:asciiTheme="majorHAnsi" w:hAnsiTheme="majorHAnsi" w:cstheme="majorHAnsi"/>
          <w:noProof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71356" w:rsidRPr="00C44295" w14:paraId="1CEDA3B0" w14:textId="77777777" w:rsidTr="00F71356">
        <w:tc>
          <w:tcPr>
            <w:tcW w:w="1250" w:type="pct"/>
            <w:shd w:val="clear" w:color="auto" w:fill="0070C0"/>
          </w:tcPr>
          <w:p w14:paraId="2591B548" w14:textId="37836363" w:rsidR="00F71356" w:rsidRPr="00C44295" w:rsidRDefault="00F71356" w:rsidP="00C44295">
            <w:pPr>
              <w:jc w:val="both"/>
              <w:rPr>
                <w:rFonts w:asciiTheme="majorHAnsi" w:hAnsiTheme="majorHAnsi" w:cstheme="majorHAnsi"/>
                <w:b/>
                <w:noProof/>
                <w:color w:val="FFFFFF" w:themeColor="background1"/>
                <w:sz w:val="22"/>
                <w:szCs w:val="22"/>
              </w:rPr>
            </w:pPr>
            <w:r w:rsidRPr="00C44295">
              <w:rPr>
                <w:rFonts w:asciiTheme="majorHAnsi" w:hAnsiTheme="majorHAnsi" w:cstheme="majorHAnsi"/>
                <w:b/>
                <w:noProof/>
                <w:color w:val="FFFFFF" w:themeColor="background1"/>
                <w:sz w:val="22"/>
                <w:szCs w:val="22"/>
              </w:rPr>
              <w:t>Campi</w:t>
            </w:r>
          </w:p>
        </w:tc>
        <w:tc>
          <w:tcPr>
            <w:tcW w:w="1250" w:type="pct"/>
            <w:shd w:val="clear" w:color="auto" w:fill="0070C0"/>
          </w:tcPr>
          <w:p w14:paraId="0A284B00" w14:textId="7A7D98DE" w:rsidR="00F71356" w:rsidRPr="00C44295" w:rsidRDefault="00F71356" w:rsidP="00C44295">
            <w:pPr>
              <w:jc w:val="both"/>
              <w:rPr>
                <w:rFonts w:asciiTheme="majorHAnsi" w:hAnsiTheme="majorHAnsi" w:cstheme="majorHAnsi"/>
                <w:b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noProof/>
                <w:color w:val="FFFFFF" w:themeColor="background1"/>
                <w:sz w:val="22"/>
                <w:szCs w:val="22"/>
              </w:rPr>
              <w:t>Valori</w:t>
            </w:r>
          </w:p>
        </w:tc>
        <w:tc>
          <w:tcPr>
            <w:tcW w:w="1250" w:type="pct"/>
            <w:shd w:val="clear" w:color="auto" w:fill="0070C0"/>
          </w:tcPr>
          <w:p w14:paraId="5D2EF521" w14:textId="4B99EDF7" w:rsidR="00F71356" w:rsidRPr="00C44295" w:rsidRDefault="00F71356" w:rsidP="00C44295">
            <w:pPr>
              <w:jc w:val="both"/>
              <w:rPr>
                <w:rFonts w:asciiTheme="majorHAnsi" w:hAnsiTheme="majorHAnsi" w:cstheme="majorHAnsi"/>
                <w:b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noProof/>
                <w:color w:val="FFFFFF" w:themeColor="background1"/>
                <w:sz w:val="22"/>
                <w:szCs w:val="22"/>
              </w:rPr>
              <w:t>Obbligatorietà</w:t>
            </w:r>
          </w:p>
        </w:tc>
        <w:tc>
          <w:tcPr>
            <w:tcW w:w="1250" w:type="pct"/>
            <w:shd w:val="clear" w:color="auto" w:fill="0070C0"/>
          </w:tcPr>
          <w:p w14:paraId="0E2C488B" w14:textId="53862B10" w:rsidR="00F71356" w:rsidRPr="00C44295" w:rsidRDefault="00F71356" w:rsidP="00C44295">
            <w:pPr>
              <w:jc w:val="both"/>
              <w:rPr>
                <w:rFonts w:asciiTheme="majorHAnsi" w:hAnsiTheme="majorHAnsi" w:cstheme="majorHAnsi"/>
                <w:b/>
                <w:noProof/>
                <w:color w:val="FFFFFF" w:themeColor="background1"/>
                <w:sz w:val="22"/>
                <w:szCs w:val="22"/>
              </w:rPr>
            </w:pPr>
            <w:r w:rsidRPr="00C44295">
              <w:rPr>
                <w:rFonts w:asciiTheme="majorHAnsi" w:hAnsiTheme="majorHAnsi" w:cstheme="majorHAnsi"/>
                <w:b/>
                <w:noProof/>
                <w:color w:val="FFFFFF" w:themeColor="background1"/>
                <w:sz w:val="22"/>
                <w:szCs w:val="22"/>
              </w:rPr>
              <w:t>Note</w:t>
            </w:r>
          </w:p>
        </w:tc>
      </w:tr>
      <w:tr w:rsidR="00F71356" w14:paraId="79641F3B" w14:textId="77777777" w:rsidTr="00F71356">
        <w:tc>
          <w:tcPr>
            <w:tcW w:w="1250" w:type="pct"/>
          </w:tcPr>
          <w:p w14:paraId="63AD5726" w14:textId="6F8186B3" w:rsidR="00F71356" w:rsidRDefault="00E741C9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ABI a</w:t>
            </w:r>
            <w:r w:rsidR="00F71356">
              <w:rPr>
                <w:rFonts w:asciiTheme="majorHAnsi" w:hAnsiTheme="majorHAnsi" w:cstheme="majorHAnsi"/>
                <w:noProof/>
                <w:sz w:val="22"/>
                <w:szCs w:val="22"/>
              </w:rPr>
              <w:t>derente</w:t>
            </w:r>
          </w:p>
        </w:tc>
        <w:tc>
          <w:tcPr>
            <w:tcW w:w="1250" w:type="pct"/>
          </w:tcPr>
          <w:p w14:paraId="01CE2749" w14:textId="308C2CFA" w:rsidR="00F71356" w:rsidRDefault="00F71356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Codice ABI della banca aderente</w:t>
            </w:r>
          </w:p>
        </w:tc>
        <w:tc>
          <w:tcPr>
            <w:tcW w:w="1250" w:type="pct"/>
          </w:tcPr>
          <w:p w14:paraId="361FC032" w14:textId="74B71DBC" w:rsidR="00F71356" w:rsidRDefault="00F71356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Sì</w:t>
            </w:r>
          </w:p>
        </w:tc>
        <w:tc>
          <w:tcPr>
            <w:tcW w:w="1250" w:type="pct"/>
          </w:tcPr>
          <w:p w14:paraId="5AAC8D83" w14:textId="6998FAFF" w:rsidR="00F71356" w:rsidRDefault="00472964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Numerico,</w:t>
            </w:r>
            <w:r w:rsidR="00F71356"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 5 cifre</w:t>
            </w:r>
          </w:p>
        </w:tc>
      </w:tr>
      <w:tr w:rsidR="00F71356" w14:paraId="1ADD29FA" w14:textId="77777777" w:rsidTr="00F71356">
        <w:tc>
          <w:tcPr>
            <w:tcW w:w="1250" w:type="pct"/>
          </w:tcPr>
          <w:p w14:paraId="110F06DC" w14:textId="6B6630D6" w:rsidR="00F71356" w:rsidRDefault="00E741C9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BIC a</w:t>
            </w:r>
            <w:r w:rsidR="00F71356">
              <w:rPr>
                <w:rFonts w:asciiTheme="majorHAnsi" w:hAnsiTheme="majorHAnsi" w:cstheme="majorHAnsi"/>
                <w:noProof/>
                <w:sz w:val="22"/>
                <w:szCs w:val="22"/>
              </w:rPr>
              <w:t>derente</w:t>
            </w:r>
          </w:p>
        </w:tc>
        <w:tc>
          <w:tcPr>
            <w:tcW w:w="1250" w:type="pct"/>
          </w:tcPr>
          <w:p w14:paraId="2C71D500" w14:textId="103002E2" w:rsidR="00F71356" w:rsidRDefault="00F71356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Codice BIC della banca aderente</w:t>
            </w:r>
          </w:p>
        </w:tc>
        <w:tc>
          <w:tcPr>
            <w:tcW w:w="1250" w:type="pct"/>
          </w:tcPr>
          <w:p w14:paraId="240C889C" w14:textId="79ABE914" w:rsidR="00F71356" w:rsidRDefault="00472964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No</w:t>
            </w:r>
          </w:p>
        </w:tc>
        <w:tc>
          <w:tcPr>
            <w:tcW w:w="1250" w:type="pct"/>
          </w:tcPr>
          <w:p w14:paraId="375D7A97" w14:textId="218850B1" w:rsidR="00F71356" w:rsidRDefault="00472964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Alfanumerico, max 11 caratteri</w:t>
            </w:r>
          </w:p>
        </w:tc>
      </w:tr>
      <w:tr w:rsidR="00F71356" w14:paraId="7E051328" w14:textId="77777777" w:rsidTr="00F71356">
        <w:tc>
          <w:tcPr>
            <w:tcW w:w="1250" w:type="pct"/>
          </w:tcPr>
          <w:p w14:paraId="31A02C4B" w14:textId="222300EB" w:rsidR="00F71356" w:rsidRDefault="00F71356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Ragione sociale</w:t>
            </w:r>
          </w:p>
        </w:tc>
        <w:tc>
          <w:tcPr>
            <w:tcW w:w="1250" w:type="pct"/>
          </w:tcPr>
          <w:p w14:paraId="30D7857A" w14:textId="0537BAB5" w:rsidR="00F71356" w:rsidRDefault="00472964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Nome dell’istituto bancario</w:t>
            </w:r>
          </w:p>
        </w:tc>
        <w:tc>
          <w:tcPr>
            <w:tcW w:w="1250" w:type="pct"/>
          </w:tcPr>
          <w:p w14:paraId="5AAEF518" w14:textId="5DA7E850" w:rsidR="00F71356" w:rsidRDefault="00472964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Sì</w:t>
            </w:r>
          </w:p>
        </w:tc>
        <w:tc>
          <w:tcPr>
            <w:tcW w:w="1250" w:type="pct"/>
          </w:tcPr>
          <w:p w14:paraId="11F1BF3C" w14:textId="799E4870" w:rsidR="00F71356" w:rsidRDefault="00472964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Alfanumerico</w:t>
            </w:r>
          </w:p>
        </w:tc>
      </w:tr>
      <w:tr w:rsidR="00F71356" w14:paraId="58302449" w14:textId="77777777" w:rsidTr="00F71356">
        <w:tc>
          <w:tcPr>
            <w:tcW w:w="1250" w:type="pct"/>
          </w:tcPr>
          <w:p w14:paraId="77C6343E" w14:textId="267820F0" w:rsidR="00F71356" w:rsidRDefault="00F71356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Data adesione</w:t>
            </w:r>
          </w:p>
        </w:tc>
        <w:tc>
          <w:tcPr>
            <w:tcW w:w="1250" w:type="pct"/>
          </w:tcPr>
          <w:p w14:paraId="4618DA98" w14:textId="3441849D" w:rsidR="00F71356" w:rsidRDefault="00472964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Data adesione della banca al SEDA</w:t>
            </w:r>
          </w:p>
        </w:tc>
        <w:tc>
          <w:tcPr>
            <w:tcW w:w="1250" w:type="pct"/>
          </w:tcPr>
          <w:p w14:paraId="0AB441B6" w14:textId="3DA07733" w:rsidR="00F71356" w:rsidRDefault="00472964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Sì</w:t>
            </w:r>
          </w:p>
        </w:tc>
        <w:tc>
          <w:tcPr>
            <w:tcW w:w="1250" w:type="pct"/>
          </w:tcPr>
          <w:p w14:paraId="6D545AE6" w14:textId="04FD7669" w:rsidR="00F71356" w:rsidRDefault="00F71356" w:rsidP="00830089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Formato dd.mm.yyyy</w:t>
            </w:r>
          </w:p>
        </w:tc>
      </w:tr>
      <w:tr w:rsidR="00472964" w14:paraId="65A94DA1" w14:textId="77777777" w:rsidTr="00F71356">
        <w:tc>
          <w:tcPr>
            <w:tcW w:w="1250" w:type="pct"/>
          </w:tcPr>
          <w:p w14:paraId="366FC2DF" w14:textId="0FDF55E2" w:rsid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BIC tramite</w:t>
            </w:r>
          </w:p>
        </w:tc>
        <w:tc>
          <w:tcPr>
            <w:tcW w:w="1250" w:type="pct"/>
          </w:tcPr>
          <w:p w14:paraId="4695B811" w14:textId="52D14920" w:rsidR="00472964" w:rsidRP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  <w:highlight w:val="yellow"/>
              </w:rPr>
            </w:pPr>
          </w:p>
        </w:tc>
        <w:tc>
          <w:tcPr>
            <w:tcW w:w="1250" w:type="pct"/>
          </w:tcPr>
          <w:p w14:paraId="61991D19" w14:textId="14A88062" w:rsid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No</w:t>
            </w:r>
          </w:p>
        </w:tc>
        <w:tc>
          <w:tcPr>
            <w:tcW w:w="1250" w:type="pct"/>
          </w:tcPr>
          <w:p w14:paraId="57835D90" w14:textId="3F8439DA" w:rsid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Alfanumerico, max 11 caratteri</w:t>
            </w:r>
          </w:p>
        </w:tc>
      </w:tr>
      <w:tr w:rsidR="00472964" w14:paraId="3C4C566B" w14:textId="77777777" w:rsidTr="00F71356">
        <w:tc>
          <w:tcPr>
            <w:tcW w:w="1250" w:type="pct"/>
          </w:tcPr>
          <w:p w14:paraId="014EC093" w14:textId="4A95293C" w:rsidR="00472964" w:rsidRDefault="00E741C9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Flag m</w:t>
            </w:r>
            <w:r w:rsidR="00472964">
              <w:rPr>
                <w:rFonts w:asciiTheme="majorHAnsi" w:hAnsiTheme="majorHAnsi" w:cstheme="majorHAnsi"/>
                <w:noProof/>
                <w:sz w:val="22"/>
                <w:szCs w:val="22"/>
              </w:rPr>
              <w:t>odalità</w:t>
            </w:r>
          </w:p>
        </w:tc>
        <w:tc>
          <w:tcPr>
            <w:tcW w:w="1250" w:type="pct"/>
          </w:tcPr>
          <w:p w14:paraId="726EB0CF" w14:textId="41EF24D8" w:rsidR="00472964" w:rsidRP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  <w:highlight w:val="yellow"/>
              </w:rPr>
            </w:pPr>
          </w:p>
        </w:tc>
        <w:tc>
          <w:tcPr>
            <w:tcW w:w="1250" w:type="pct"/>
          </w:tcPr>
          <w:p w14:paraId="363CE2D6" w14:textId="24D42B81" w:rsid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No</w:t>
            </w:r>
          </w:p>
        </w:tc>
        <w:tc>
          <w:tcPr>
            <w:tcW w:w="1250" w:type="pct"/>
          </w:tcPr>
          <w:p w14:paraId="081F8560" w14:textId="1A9C873B" w:rsidR="00472964" w:rsidRDefault="000A081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Numerico</w:t>
            </w:r>
          </w:p>
        </w:tc>
      </w:tr>
      <w:tr w:rsidR="00472964" w14:paraId="169C2CEF" w14:textId="77777777" w:rsidTr="00F71356">
        <w:tc>
          <w:tcPr>
            <w:tcW w:w="1250" w:type="pct"/>
          </w:tcPr>
          <w:p w14:paraId="4ECF3585" w14:textId="6E9E4B4A" w:rsid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BIC subentra</w:t>
            </w:r>
          </w:p>
        </w:tc>
        <w:tc>
          <w:tcPr>
            <w:tcW w:w="1250" w:type="pct"/>
          </w:tcPr>
          <w:p w14:paraId="5FB6AFF2" w14:textId="0E65529B" w:rsidR="00472964" w:rsidRP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  <w:highlight w:val="yellow"/>
              </w:rPr>
            </w:pPr>
          </w:p>
        </w:tc>
        <w:tc>
          <w:tcPr>
            <w:tcW w:w="1250" w:type="pct"/>
          </w:tcPr>
          <w:p w14:paraId="4C377437" w14:textId="36936019" w:rsid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No</w:t>
            </w:r>
          </w:p>
        </w:tc>
        <w:tc>
          <w:tcPr>
            <w:tcW w:w="1250" w:type="pct"/>
          </w:tcPr>
          <w:p w14:paraId="38EA7BCD" w14:textId="2BFCB75D" w:rsid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Alfanumerico, max 11 caratteri</w:t>
            </w:r>
          </w:p>
        </w:tc>
      </w:tr>
      <w:tr w:rsidR="00472964" w14:paraId="2CF40916" w14:textId="77777777" w:rsidTr="00F71356">
        <w:tc>
          <w:tcPr>
            <w:tcW w:w="1250" w:type="pct"/>
          </w:tcPr>
          <w:p w14:paraId="71C14DC7" w14:textId="0CAE8FF6" w:rsid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Data recesso</w:t>
            </w:r>
          </w:p>
        </w:tc>
        <w:tc>
          <w:tcPr>
            <w:tcW w:w="1250" w:type="pct"/>
          </w:tcPr>
          <w:p w14:paraId="5E1400B9" w14:textId="4520C9DC" w:rsid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Data recesso della banca al SEDA</w:t>
            </w:r>
          </w:p>
        </w:tc>
        <w:tc>
          <w:tcPr>
            <w:tcW w:w="1250" w:type="pct"/>
          </w:tcPr>
          <w:p w14:paraId="66820390" w14:textId="485730C0" w:rsid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Sì</w:t>
            </w:r>
          </w:p>
        </w:tc>
        <w:tc>
          <w:tcPr>
            <w:tcW w:w="1250" w:type="pct"/>
          </w:tcPr>
          <w:p w14:paraId="1E2048BD" w14:textId="77777777" w:rsidR="00472964" w:rsidRDefault="0047296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Formato dd.mm.yyyy</w:t>
            </w:r>
          </w:p>
          <w:p w14:paraId="4E339BFD" w14:textId="1287731D" w:rsidR="000A0814" w:rsidRDefault="000A0814" w:rsidP="00472964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Se la banca è aderente al SEDA la data è sempre valorizzata a </w:t>
            </w:r>
            <w:r w:rsidRPr="000A0814">
              <w:rPr>
                <w:rFonts w:asciiTheme="majorHAnsi" w:hAnsiTheme="majorHAnsi" w:cstheme="majorHAnsi"/>
                <w:noProof/>
                <w:sz w:val="22"/>
                <w:szCs w:val="22"/>
              </w:rPr>
              <w:t>31.12.9999</w:t>
            </w:r>
          </w:p>
        </w:tc>
      </w:tr>
    </w:tbl>
    <w:p w14:paraId="5686BEBD" w14:textId="77777777" w:rsidR="00830089" w:rsidRDefault="00830089" w:rsidP="00830089">
      <w:pPr>
        <w:rPr>
          <w:rFonts w:asciiTheme="majorHAnsi" w:hAnsiTheme="majorHAnsi" w:cstheme="majorHAnsi"/>
          <w:noProof/>
          <w:sz w:val="22"/>
          <w:szCs w:val="22"/>
        </w:rPr>
      </w:pPr>
    </w:p>
    <w:p w14:paraId="045C51FE" w14:textId="77777777" w:rsidR="000A0814" w:rsidRDefault="000A0814" w:rsidP="00830089">
      <w:pPr>
        <w:rPr>
          <w:rFonts w:asciiTheme="majorHAnsi" w:hAnsiTheme="majorHAnsi" w:cstheme="majorHAnsi"/>
          <w:noProof/>
          <w:sz w:val="22"/>
          <w:szCs w:val="22"/>
        </w:rPr>
      </w:pPr>
    </w:p>
    <w:p w14:paraId="6F59693E" w14:textId="56CB7D81" w:rsidR="00830089" w:rsidRDefault="00337FA6" w:rsidP="00830089">
      <w:pPr>
        <w:rPr>
          <w:rFonts w:asciiTheme="majorHAnsi" w:hAnsiTheme="majorHAnsi" w:cstheme="majorHAnsi"/>
          <w:noProof/>
          <w:sz w:val="22"/>
          <w:szCs w:val="22"/>
        </w:rPr>
      </w:pPr>
      <w:r w:rsidRPr="00337FA6">
        <w:rPr>
          <w:rFonts w:asciiTheme="majorHAnsi" w:hAnsiTheme="majorHAnsi" w:cstheme="majorHAnsi"/>
          <w:noProof/>
          <w:sz w:val="22"/>
          <w:szCs w:val="22"/>
        </w:rPr>
        <w:t xml:space="preserve">La tabella dovrà essere </w:t>
      </w:r>
      <w:r>
        <w:rPr>
          <w:rFonts w:asciiTheme="majorHAnsi" w:hAnsiTheme="majorHAnsi" w:cstheme="majorHAnsi"/>
          <w:noProof/>
          <w:sz w:val="22"/>
          <w:szCs w:val="22"/>
        </w:rPr>
        <w:t>aggiornata</w:t>
      </w:r>
      <w:r w:rsidRPr="00337FA6">
        <w:rPr>
          <w:rFonts w:asciiTheme="majorHAnsi" w:hAnsiTheme="majorHAnsi" w:cstheme="majorHAnsi"/>
          <w:noProof/>
          <w:sz w:val="22"/>
          <w:szCs w:val="22"/>
        </w:rPr>
        <w:t xml:space="preserve"> manualmente al variare dell’anagrafica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da parte degli ut</w:t>
      </w:r>
      <w:r w:rsidR="00E741C9">
        <w:rPr>
          <w:rFonts w:asciiTheme="majorHAnsi" w:hAnsiTheme="majorHAnsi" w:cstheme="majorHAnsi"/>
          <w:noProof/>
          <w:sz w:val="22"/>
          <w:szCs w:val="22"/>
        </w:rPr>
        <w:t>enti con profilo amministrativo:</w:t>
      </w:r>
    </w:p>
    <w:p w14:paraId="579A91B5" w14:textId="5EC548D1" w:rsidR="00E741C9" w:rsidRPr="00E741C9" w:rsidRDefault="00E741C9" w:rsidP="00E741C9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noProof/>
          <w:sz w:val="22"/>
          <w:szCs w:val="22"/>
        </w:rPr>
      </w:pPr>
      <w:r w:rsidRPr="00E741C9">
        <w:rPr>
          <w:rFonts w:asciiTheme="majorHAnsi" w:hAnsiTheme="majorHAnsi" w:cstheme="majorHAnsi"/>
          <w:noProof/>
          <w:sz w:val="22"/>
          <w:szCs w:val="22"/>
        </w:rPr>
        <w:t>Amministratore sistema</w:t>
      </w:r>
    </w:p>
    <w:p w14:paraId="471BCD01" w14:textId="77777777" w:rsidR="00E741C9" w:rsidRDefault="00E741C9" w:rsidP="00830089">
      <w:pPr>
        <w:rPr>
          <w:rFonts w:asciiTheme="majorHAnsi" w:hAnsiTheme="majorHAnsi" w:cstheme="majorHAnsi"/>
          <w:noProof/>
          <w:sz w:val="22"/>
          <w:szCs w:val="22"/>
        </w:rPr>
      </w:pPr>
    </w:p>
    <w:p w14:paraId="1C2C9295" w14:textId="77777777" w:rsidR="00E741C9" w:rsidRPr="00E741C9" w:rsidRDefault="00E741C9" w:rsidP="00E741C9">
      <w:pPr>
        <w:rPr>
          <w:rFonts w:asciiTheme="majorHAnsi" w:hAnsiTheme="majorHAnsi" w:cstheme="majorHAnsi"/>
          <w:noProof/>
          <w:sz w:val="22"/>
          <w:szCs w:val="22"/>
        </w:rPr>
      </w:pPr>
      <w:r w:rsidRPr="00E741C9">
        <w:rPr>
          <w:rFonts w:asciiTheme="majorHAnsi" w:hAnsiTheme="majorHAnsi" w:cstheme="majorHAnsi"/>
          <w:noProof/>
          <w:sz w:val="22"/>
          <w:szCs w:val="22"/>
        </w:rPr>
        <w:t>La tabella potrà essere aggiornata anche tramite la funzionalità di import standard di file CSV di Siebel.</w:t>
      </w:r>
    </w:p>
    <w:p w14:paraId="4C363EC3" w14:textId="3B055FCC" w:rsidR="00337FA6" w:rsidRDefault="00337FA6" w:rsidP="00830089">
      <w:pPr>
        <w:rPr>
          <w:rFonts w:asciiTheme="majorHAnsi" w:hAnsiTheme="majorHAnsi" w:cstheme="majorHAnsi"/>
          <w:noProof/>
          <w:sz w:val="22"/>
          <w:szCs w:val="22"/>
        </w:rPr>
      </w:pPr>
    </w:p>
    <w:p w14:paraId="07C53817" w14:textId="5308EED1" w:rsidR="00337FA6" w:rsidRDefault="00337FA6" w:rsidP="00830089">
      <w:pPr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La tabella sarà disponibile in solo lettura per i seguenti profili:</w:t>
      </w:r>
    </w:p>
    <w:p w14:paraId="21024766" w14:textId="77777777" w:rsidR="00E741C9" w:rsidRPr="00E741C9" w:rsidRDefault="00E741C9" w:rsidP="00E741C9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noProof/>
          <w:sz w:val="22"/>
          <w:szCs w:val="22"/>
        </w:rPr>
      </w:pPr>
      <w:r w:rsidRPr="00E741C9">
        <w:rPr>
          <w:rFonts w:asciiTheme="majorHAnsi" w:hAnsiTheme="majorHAnsi" w:cstheme="majorHAnsi"/>
          <w:noProof/>
          <w:sz w:val="22"/>
          <w:szCs w:val="22"/>
        </w:rPr>
        <w:t>Supporto clienti</w:t>
      </w:r>
    </w:p>
    <w:p w14:paraId="6F79CF05" w14:textId="77777777" w:rsidR="00E741C9" w:rsidRPr="00E741C9" w:rsidRDefault="00E741C9" w:rsidP="00E741C9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noProof/>
          <w:sz w:val="22"/>
          <w:szCs w:val="22"/>
        </w:rPr>
      </w:pPr>
      <w:r w:rsidRPr="00E741C9">
        <w:rPr>
          <w:rFonts w:asciiTheme="majorHAnsi" w:hAnsiTheme="majorHAnsi" w:cstheme="majorHAnsi"/>
          <w:noProof/>
          <w:sz w:val="22"/>
          <w:szCs w:val="22"/>
        </w:rPr>
        <w:t>CSM RealTime</w:t>
      </w:r>
    </w:p>
    <w:p w14:paraId="2F07F126" w14:textId="77777777" w:rsidR="00E741C9" w:rsidRPr="00E741C9" w:rsidRDefault="00E741C9" w:rsidP="00E741C9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noProof/>
          <w:sz w:val="22"/>
          <w:szCs w:val="22"/>
        </w:rPr>
      </w:pPr>
      <w:r w:rsidRPr="00E741C9">
        <w:rPr>
          <w:rFonts w:asciiTheme="majorHAnsi" w:hAnsiTheme="majorHAnsi" w:cstheme="majorHAnsi"/>
          <w:noProof/>
          <w:sz w:val="22"/>
          <w:szCs w:val="22"/>
        </w:rPr>
        <w:t>CSM Management</w:t>
      </w:r>
    </w:p>
    <w:p w14:paraId="398680B9" w14:textId="1AE9189B" w:rsidR="00337FA6" w:rsidRDefault="00337FA6" w:rsidP="00830089">
      <w:pPr>
        <w:rPr>
          <w:rFonts w:asciiTheme="majorHAnsi" w:hAnsiTheme="majorHAnsi" w:cstheme="majorHAnsi"/>
          <w:noProof/>
          <w:sz w:val="22"/>
          <w:szCs w:val="22"/>
        </w:rPr>
      </w:pPr>
    </w:p>
    <w:p w14:paraId="7B61C241" w14:textId="77777777" w:rsidR="00337FA6" w:rsidRDefault="00337FA6" w:rsidP="00830089">
      <w:pPr>
        <w:rPr>
          <w:rFonts w:asciiTheme="majorHAnsi" w:hAnsiTheme="majorHAnsi" w:cstheme="majorHAnsi"/>
          <w:noProof/>
          <w:sz w:val="22"/>
          <w:szCs w:val="22"/>
        </w:rPr>
      </w:pPr>
    </w:p>
    <w:p w14:paraId="48CF8E38" w14:textId="4DAB37DC" w:rsidR="00830089" w:rsidRDefault="00830089" w:rsidP="00830089">
      <w:pPr>
        <w:rPr>
          <w:rFonts w:asciiTheme="majorHAnsi" w:hAnsiTheme="majorHAnsi" w:cstheme="majorHAnsi"/>
          <w:noProof/>
          <w:sz w:val="22"/>
          <w:szCs w:val="22"/>
        </w:rPr>
      </w:pPr>
    </w:p>
    <w:p w14:paraId="3589AAF5" w14:textId="423A9BED" w:rsidR="00AE2C8B" w:rsidRPr="002D20A5" w:rsidRDefault="00AE2C8B" w:rsidP="002D20A5">
      <w:pPr>
        <w:pStyle w:val="Heading2"/>
        <w:numPr>
          <w:ilvl w:val="0"/>
          <w:numId w:val="0"/>
        </w:numPr>
        <w:jc w:val="both"/>
      </w:pPr>
      <w:r w:rsidRPr="002D20A5">
        <w:rPr>
          <w:highlight w:val="yellow"/>
        </w:rPr>
        <w:br w:type="page"/>
      </w:r>
    </w:p>
    <w:bookmarkEnd w:id="134"/>
    <w:p w14:paraId="39B65976" w14:textId="4387AC92" w:rsidR="00194025" w:rsidRPr="002141A1" w:rsidRDefault="00AA5DED" w:rsidP="002D20A5">
      <w:pPr>
        <w:pStyle w:val="Heading2"/>
        <w:numPr>
          <w:ilvl w:val="1"/>
          <w:numId w:val="9"/>
        </w:numPr>
        <w:jc w:val="both"/>
      </w:pPr>
      <w:r>
        <w:lastRenderedPageBreak/>
        <w:t xml:space="preserve"> </w:t>
      </w:r>
      <w:bookmarkStart w:id="148" w:name="_Toc69807230"/>
      <w:r w:rsidR="00A535A0">
        <w:t>Processi di attivazione di un mandato</w:t>
      </w:r>
      <w:bookmarkEnd w:id="148"/>
    </w:p>
    <w:p w14:paraId="53D1C01D" w14:textId="430AE9FD" w:rsidR="00194025" w:rsidRDefault="003B2D40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2141A1">
        <w:rPr>
          <w:rFonts w:asciiTheme="majorHAnsi" w:hAnsiTheme="majorHAnsi" w:cstheme="majorHAnsi"/>
          <w:noProof/>
          <w:sz w:val="22"/>
          <w:szCs w:val="22"/>
        </w:rPr>
        <w:t>Al fine di rec</w:t>
      </w:r>
      <w:r w:rsidR="002141A1" w:rsidRPr="002141A1">
        <w:rPr>
          <w:rFonts w:asciiTheme="majorHAnsi" w:hAnsiTheme="majorHAnsi" w:cstheme="majorHAnsi"/>
          <w:noProof/>
          <w:sz w:val="22"/>
          <w:szCs w:val="22"/>
        </w:rPr>
        <w:t xml:space="preserve">epire 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la possibilità di attivare mandati SEPA su conto correnti con IBAN </w:t>
      </w:r>
      <w:del w:id="149" w:author="Torrente Alessandra" w:date="2021-04-19T10:47:00Z">
        <w:r w:rsidR="00A535A0" w:rsidDel="00940763">
          <w:rPr>
            <w:rFonts w:asciiTheme="majorHAnsi" w:hAnsiTheme="majorHAnsi" w:cstheme="majorHAnsi"/>
            <w:noProof/>
            <w:sz w:val="22"/>
            <w:szCs w:val="22"/>
          </w:rPr>
          <w:delText xml:space="preserve">esteri </w:delText>
        </w:r>
      </w:del>
      <w:ins w:id="150" w:author="Torrente Alessandra" w:date="2021-04-19T10:47:00Z">
        <w:r w:rsidR="00940763">
          <w:rPr>
            <w:rFonts w:asciiTheme="majorHAnsi" w:hAnsiTheme="majorHAnsi" w:cstheme="majorHAnsi"/>
            <w:noProof/>
            <w:sz w:val="22"/>
            <w:szCs w:val="22"/>
          </w:rPr>
          <w:t>non aderenti al SEDA</w:t>
        </w:r>
      </w:ins>
      <w:r w:rsidR="00B01D35">
        <w:rPr>
          <w:rFonts w:asciiTheme="majorHAnsi" w:hAnsiTheme="majorHAnsi" w:cstheme="majorHAnsi"/>
          <w:noProof/>
          <w:sz w:val="22"/>
          <w:szCs w:val="22"/>
        </w:rPr>
        <w:t xml:space="preserve">verranno adeguati 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i processi delle seguenti richieste di servizio: </w:t>
      </w:r>
    </w:p>
    <w:p w14:paraId="0D625A64" w14:textId="7EED915B" w:rsidR="00A535A0" w:rsidRDefault="00A535A0" w:rsidP="00894CE0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Prima immatricolazione (Cliente filiale – Gestione contratto – Prima immatricolazione): attivazione di un mandato per un nuovo cliente</w:t>
      </w:r>
    </w:p>
    <w:p w14:paraId="6CBB3DC6" w14:textId="4689C1D7" w:rsidR="00A535A0" w:rsidRDefault="00A535A0" w:rsidP="00894CE0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Richiesta nuovo mandato (Cliente filiale – Richiesta – Nuovo mandato): richiesta dell’attivazione di un nuovo mandato per un cliente esistente</w:t>
      </w:r>
    </w:p>
    <w:p w14:paraId="2DDE42BA" w14:textId="77777777" w:rsidR="00B01D35" w:rsidRPr="00A535A0" w:rsidRDefault="00B01D35" w:rsidP="00B01D35">
      <w:pPr>
        <w:pStyle w:val="ListParagraph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7DBA0C1C" w14:textId="6CAE0B62" w:rsidR="0009028A" w:rsidRDefault="0009028A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Verranno impattati</w:t>
      </w:r>
      <w:r w:rsidR="00B01D35">
        <w:rPr>
          <w:rFonts w:asciiTheme="majorHAnsi" w:hAnsiTheme="majorHAnsi" w:cstheme="majorHAnsi"/>
          <w:noProof/>
          <w:sz w:val="22"/>
          <w:szCs w:val="22"/>
        </w:rPr>
        <w:t xml:space="preserve"> inoltre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i flussi di integrazione in essere con i seguenti sistemi: </w:t>
      </w:r>
    </w:p>
    <w:p w14:paraId="50960D6E" w14:textId="77777777" w:rsidR="0009028A" w:rsidRPr="0009028A" w:rsidRDefault="0009028A" w:rsidP="00894CE0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lang w:val="en-US"/>
        </w:rPr>
      </w:pPr>
      <w:r w:rsidRPr="0009028A">
        <w:rPr>
          <w:rFonts w:asciiTheme="majorHAnsi" w:hAnsiTheme="majorHAnsi" w:cstheme="majorHAnsi"/>
          <w:noProof/>
          <w:sz w:val="22"/>
          <w:szCs w:val="22"/>
          <w:lang w:val="en-US"/>
        </w:rPr>
        <w:t>SAP NAC</w:t>
      </w:r>
    </w:p>
    <w:p w14:paraId="55FAEABE" w14:textId="77777777" w:rsidR="0009028A" w:rsidRPr="0009028A" w:rsidRDefault="0009028A" w:rsidP="00894CE0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lang w:val="en-US"/>
        </w:rPr>
      </w:pPr>
      <w:r w:rsidRPr="0009028A">
        <w:rPr>
          <w:rFonts w:asciiTheme="majorHAnsi" w:hAnsiTheme="majorHAnsi" w:cstheme="majorHAnsi"/>
          <w:noProof/>
          <w:sz w:val="22"/>
          <w:szCs w:val="22"/>
          <w:lang w:val="en-US"/>
        </w:rPr>
        <w:t>AMS</w:t>
      </w:r>
    </w:p>
    <w:p w14:paraId="219ACFD4" w14:textId="3ADACB00" w:rsidR="003B2D40" w:rsidRDefault="0009028A" w:rsidP="00894CE0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lang w:val="en-US"/>
        </w:rPr>
      </w:pPr>
      <w:r w:rsidRPr="0009028A">
        <w:rPr>
          <w:rFonts w:asciiTheme="majorHAnsi" w:hAnsiTheme="majorHAnsi" w:cstheme="majorHAnsi"/>
          <w:noProof/>
          <w:sz w:val="22"/>
          <w:szCs w:val="22"/>
          <w:lang w:val="en-US"/>
        </w:rPr>
        <w:t>Card1</w:t>
      </w:r>
    </w:p>
    <w:p w14:paraId="76AA95D7" w14:textId="71557685" w:rsidR="0009028A" w:rsidRDefault="0009028A" w:rsidP="002B4D75">
      <w:pPr>
        <w:spacing w:line="360" w:lineRule="auto"/>
        <w:jc w:val="both"/>
        <w:rPr>
          <w:ins w:id="151" w:author="Torrente Alessandra" w:date="2021-04-20T10:26:00Z"/>
          <w:rFonts w:asciiTheme="majorHAnsi" w:hAnsiTheme="majorHAnsi" w:cstheme="majorHAnsi"/>
          <w:noProof/>
          <w:sz w:val="22"/>
          <w:szCs w:val="22"/>
          <w:lang w:val="en-US"/>
        </w:rPr>
        <w:pPrChange w:id="152" w:author="Torrente Alessandra" w:date="2021-04-20T10:26:00Z">
          <w:pPr>
            <w:pStyle w:val="ListParagraph"/>
            <w:spacing w:line="360" w:lineRule="auto"/>
            <w:ind w:left="720"/>
            <w:jc w:val="both"/>
          </w:pPr>
        </w:pPrChange>
      </w:pPr>
    </w:p>
    <w:p w14:paraId="76B0BC2E" w14:textId="7259CAE5" w:rsidR="002B4D75" w:rsidRDefault="002B4D75" w:rsidP="002B4D75">
      <w:pPr>
        <w:spacing w:line="360" w:lineRule="auto"/>
        <w:jc w:val="both"/>
        <w:rPr>
          <w:ins w:id="153" w:author="Torrente Alessandra" w:date="2021-04-20T10:28:00Z"/>
          <w:rFonts w:asciiTheme="majorHAnsi" w:hAnsiTheme="majorHAnsi" w:cstheme="majorHAnsi"/>
          <w:noProof/>
          <w:sz w:val="22"/>
          <w:szCs w:val="22"/>
        </w:rPr>
        <w:pPrChange w:id="154" w:author="Torrente Alessandra" w:date="2021-04-20T10:26:00Z">
          <w:pPr>
            <w:pStyle w:val="ListParagraph"/>
            <w:spacing w:line="360" w:lineRule="auto"/>
            <w:ind w:left="720"/>
            <w:jc w:val="both"/>
          </w:pPr>
        </w:pPrChange>
      </w:pPr>
      <w:ins w:id="155" w:author="Torrente Alessandra" w:date="2021-04-20T10:29:00Z">
        <w:r w:rsidRPr="002B4D75">
          <w:rPr>
            <w:rFonts w:asciiTheme="majorHAnsi" w:hAnsiTheme="majorHAnsi" w:cstheme="majorHAnsi"/>
            <w:noProof/>
            <w:sz w:val="22"/>
            <w:szCs w:val="22"/>
            <w:rPrChange w:id="156" w:author="Torrente Alessandra" w:date="2021-04-20T10:29:00Z"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</w:rPrChange>
          </w:rPr>
          <w:t>U</w:t>
        </w:r>
      </w:ins>
      <w:ins w:id="157" w:author="Torrente Alessandra" w:date="2021-04-20T10:27:00Z">
        <w:r w:rsidRPr="002B4D75">
          <w:rPr>
            <w:rFonts w:asciiTheme="majorHAnsi" w:hAnsiTheme="majorHAnsi" w:cstheme="majorHAnsi"/>
            <w:noProof/>
            <w:sz w:val="22"/>
            <w:szCs w:val="22"/>
            <w:rPrChange w:id="158" w:author="Torrente Alessandra" w:date="2021-04-20T10:28:00Z"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</w:rPrChange>
          </w:rPr>
          <w:t xml:space="preserve">n mandato relativo a un IBAN aderente al SEDA </w:t>
        </w:r>
      </w:ins>
      <w:ins w:id="159" w:author="Torrente Alessandra" w:date="2021-04-20T10:30:00Z">
        <w:r>
          <w:rPr>
            <w:rFonts w:asciiTheme="majorHAnsi" w:hAnsiTheme="majorHAnsi" w:cstheme="majorHAnsi"/>
            <w:noProof/>
            <w:sz w:val="22"/>
            <w:szCs w:val="22"/>
          </w:rPr>
          <w:t xml:space="preserve">verrà identificato </w:t>
        </w:r>
        <w:r w:rsidR="0069731C">
          <w:rPr>
            <w:rFonts w:asciiTheme="majorHAnsi" w:hAnsiTheme="majorHAnsi" w:cstheme="majorHAnsi"/>
            <w:noProof/>
            <w:sz w:val="22"/>
            <w:szCs w:val="22"/>
          </w:rPr>
          <w:t>nel seguente modo</w:t>
        </w:r>
      </w:ins>
      <w:ins w:id="160" w:author="Torrente Alessandra" w:date="2021-04-20T10:28:00Z">
        <w:r>
          <w:rPr>
            <w:rFonts w:asciiTheme="majorHAnsi" w:hAnsiTheme="majorHAnsi" w:cstheme="majorHAnsi"/>
            <w:noProof/>
            <w:sz w:val="22"/>
            <w:szCs w:val="22"/>
          </w:rPr>
          <w:t>:</w:t>
        </w:r>
      </w:ins>
    </w:p>
    <w:p w14:paraId="7CD8C7B9" w14:textId="209C5292" w:rsidR="002B4D75" w:rsidRPr="002B4D75" w:rsidRDefault="0069731C" w:rsidP="002B4D75">
      <w:pPr>
        <w:pStyle w:val="ListParagraph"/>
        <w:numPr>
          <w:ilvl w:val="0"/>
          <w:numId w:val="42"/>
        </w:numPr>
        <w:spacing w:line="360" w:lineRule="auto"/>
        <w:jc w:val="both"/>
        <w:rPr>
          <w:ins w:id="161" w:author="Torrente Alessandra" w:date="2021-04-20T10:28:00Z"/>
          <w:rFonts w:asciiTheme="majorHAnsi" w:hAnsiTheme="majorHAnsi" w:cstheme="majorHAnsi"/>
          <w:noProof/>
          <w:sz w:val="22"/>
          <w:szCs w:val="22"/>
          <w:rPrChange w:id="162" w:author="Torrente Alessandra" w:date="2021-04-20T10:28:00Z">
            <w:rPr>
              <w:ins w:id="163" w:author="Torrente Alessandra" w:date="2021-04-20T10:28:00Z"/>
              <w:noProof/>
            </w:rPr>
          </w:rPrChange>
        </w:rPr>
        <w:pPrChange w:id="164" w:author="Torrente Alessandra" w:date="2021-04-20T10:28:00Z">
          <w:pPr>
            <w:spacing w:line="360" w:lineRule="auto"/>
            <w:jc w:val="both"/>
          </w:pPr>
        </w:pPrChange>
      </w:pPr>
      <w:ins w:id="165" w:author="Torrente Alessandra" w:date="2021-04-20T10:31:00Z">
        <w:r>
          <w:rPr>
            <w:rFonts w:asciiTheme="majorHAnsi" w:hAnsiTheme="majorHAnsi" w:cstheme="majorHAnsi"/>
            <w:noProof/>
            <w:sz w:val="22"/>
            <w:szCs w:val="22"/>
          </w:rPr>
          <w:t>d</w:t>
        </w:r>
      </w:ins>
      <w:ins w:id="166" w:author="Torrente Alessandra" w:date="2021-04-20T10:28:00Z">
        <w:r w:rsidR="002B4D75" w:rsidRPr="002B4D75">
          <w:rPr>
            <w:rFonts w:asciiTheme="majorHAnsi" w:hAnsiTheme="majorHAnsi" w:cstheme="majorHAnsi"/>
            <w:noProof/>
            <w:sz w:val="22"/>
            <w:szCs w:val="22"/>
            <w:rPrChange w:id="167" w:author="Torrente Alessandra" w:date="2021-04-20T10:28:00Z">
              <w:rPr>
                <w:noProof/>
              </w:rPr>
            </w:rPrChange>
          </w:rPr>
          <w:t>all’ABI de</w:t>
        </w:r>
        <w:r w:rsidRPr="0069731C">
          <w:rPr>
            <w:rFonts w:asciiTheme="majorHAnsi" w:hAnsiTheme="majorHAnsi" w:cstheme="majorHAnsi"/>
            <w:noProof/>
            <w:sz w:val="22"/>
            <w:szCs w:val="22"/>
          </w:rPr>
          <w:t>ll’IBAN che deve corrispondere a</w:t>
        </w:r>
        <w:r w:rsidR="002B4D75" w:rsidRPr="002B4D75">
          <w:rPr>
            <w:rFonts w:asciiTheme="majorHAnsi" w:hAnsiTheme="majorHAnsi" w:cstheme="majorHAnsi"/>
            <w:noProof/>
            <w:sz w:val="22"/>
            <w:szCs w:val="22"/>
            <w:rPrChange w:id="168" w:author="Torrente Alessandra" w:date="2021-04-20T10:28:00Z">
              <w:rPr>
                <w:noProof/>
              </w:rPr>
            </w:rPrChange>
          </w:rPr>
          <w:t>d un ABI aderente riportato nella vista “Banche aderenti al SEDA”</w:t>
        </w:r>
      </w:ins>
      <w:ins w:id="169" w:author="Torrente Alessandra" w:date="2021-04-20T10:30:00Z">
        <w:r>
          <w:rPr>
            <w:rFonts w:asciiTheme="majorHAnsi" w:hAnsiTheme="majorHAnsi" w:cstheme="majorHAnsi"/>
            <w:noProof/>
            <w:sz w:val="22"/>
            <w:szCs w:val="22"/>
          </w:rPr>
          <w:t>.</w:t>
        </w:r>
      </w:ins>
    </w:p>
    <w:p w14:paraId="6577C1CD" w14:textId="3BB158F5" w:rsidR="002B4D75" w:rsidRDefault="0069731C" w:rsidP="002B4D75">
      <w:pPr>
        <w:pStyle w:val="ListParagraph"/>
        <w:numPr>
          <w:ilvl w:val="0"/>
          <w:numId w:val="42"/>
        </w:numPr>
        <w:spacing w:line="360" w:lineRule="auto"/>
        <w:jc w:val="both"/>
        <w:rPr>
          <w:ins w:id="170" w:author="Torrente Alessandra" w:date="2021-04-20T10:28:00Z"/>
          <w:rFonts w:asciiTheme="majorHAnsi" w:hAnsiTheme="majorHAnsi" w:cstheme="majorHAnsi"/>
          <w:noProof/>
          <w:sz w:val="22"/>
          <w:szCs w:val="22"/>
        </w:rPr>
        <w:pPrChange w:id="171" w:author="Torrente Alessandra" w:date="2021-04-20T10:28:00Z">
          <w:pPr>
            <w:pStyle w:val="ListParagraph"/>
            <w:spacing w:line="360" w:lineRule="auto"/>
            <w:ind w:left="720"/>
            <w:jc w:val="both"/>
          </w:pPr>
        </w:pPrChange>
      </w:pPr>
      <w:ins w:id="172" w:author="Torrente Alessandra" w:date="2021-04-20T10:28:00Z">
        <w:r w:rsidRPr="0069731C">
          <w:rPr>
            <w:rFonts w:asciiTheme="majorHAnsi" w:hAnsiTheme="majorHAnsi" w:cstheme="majorHAnsi"/>
            <w:noProof/>
            <w:sz w:val="22"/>
            <w:szCs w:val="22"/>
          </w:rPr>
          <w:t>d</w:t>
        </w:r>
        <w:r w:rsidR="002B4D75" w:rsidRPr="002B4D75">
          <w:rPr>
            <w:rFonts w:asciiTheme="majorHAnsi" w:hAnsiTheme="majorHAnsi" w:cstheme="majorHAnsi"/>
            <w:noProof/>
            <w:sz w:val="22"/>
            <w:szCs w:val="22"/>
            <w:rPrChange w:id="173" w:author="Torrente Alessandra" w:date="2021-04-20T10:28:00Z">
              <w:rPr>
                <w:noProof/>
              </w:rPr>
            </w:rPrChange>
          </w:rPr>
          <w:t>alla Data adesione e dalla Data recesso della banca. La banca del mandato deve essere aderente al SEDA al momento della richiesta di attivazione.</w:t>
        </w:r>
      </w:ins>
    </w:p>
    <w:p w14:paraId="52D894C6" w14:textId="77777777" w:rsidR="002B4D75" w:rsidRPr="002B4D75" w:rsidRDefault="002B4D75" w:rsidP="002B4D75">
      <w:pPr>
        <w:pStyle w:val="ListParagraph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  <w:rPrChange w:id="174" w:author="Torrente Alessandra" w:date="2021-04-20T10:28:00Z">
            <w:rPr>
              <w:noProof/>
              <w:lang w:val="en-US"/>
            </w:rPr>
          </w:rPrChange>
        </w:rPr>
      </w:pPr>
    </w:p>
    <w:p w14:paraId="1374964B" w14:textId="07B0EFBC" w:rsidR="00A74AF7" w:rsidRPr="00594C9C" w:rsidRDefault="00A535A0" w:rsidP="008B2A83">
      <w:pPr>
        <w:pStyle w:val="Heading3"/>
        <w:numPr>
          <w:ilvl w:val="2"/>
          <w:numId w:val="9"/>
        </w:numPr>
      </w:pPr>
      <w:bookmarkStart w:id="175" w:name="_Toc69807231"/>
      <w:r>
        <w:t>Attivazione</w:t>
      </w:r>
      <w:r w:rsidR="00594C9C" w:rsidRPr="00594C9C">
        <w:t xml:space="preserve"> dei mandati sul CRM </w:t>
      </w:r>
      <w:r w:rsidR="002A7B88">
        <w:t>EMMA</w:t>
      </w:r>
      <w:r w:rsidR="0009028A">
        <w:t xml:space="preserve">– IBAN </w:t>
      </w:r>
      <w:del w:id="176" w:author="Torrente Alessandra" w:date="2021-04-19T10:48:00Z">
        <w:r w:rsidR="0009028A" w:rsidDel="00940763">
          <w:delText>italiani</w:delText>
        </w:r>
      </w:del>
      <w:ins w:id="177" w:author="Torrente Alessandra" w:date="2021-04-19T10:48:00Z">
        <w:r w:rsidR="00940763">
          <w:t xml:space="preserve"> aderenti al SEDA</w:t>
        </w:r>
      </w:ins>
      <w:bookmarkEnd w:id="175"/>
    </w:p>
    <w:p w14:paraId="75CD5639" w14:textId="71832341" w:rsidR="00594C9C" w:rsidRDefault="00594C9C" w:rsidP="00594C9C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594C9C">
        <w:rPr>
          <w:rFonts w:asciiTheme="majorHAnsi" w:hAnsiTheme="majorHAnsi" w:cstheme="majorHAnsi"/>
          <w:noProof/>
          <w:sz w:val="22"/>
          <w:szCs w:val="22"/>
        </w:rPr>
        <w:t>Su</w:t>
      </w:r>
      <w:r>
        <w:rPr>
          <w:rFonts w:asciiTheme="majorHAnsi" w:hAnsiTheme="majorHAnsi" w:cstheme="majorHAnsi"/>
          <w:noProof/>
          <w:sz w:val="22"/>
          <w:szCs w:val="22"/>
        </w:rPr>
        <w:t>l</w:t>
      </w:r>
      <w:r w:rsidRPr="00594C9C">
        <w:rPr>
          <w:rFonts w:asciiTheme="majorHAnsi" w:hAnsiTheme="majorHAnsi" w:cstheme="majorHAnsi"/>
          <w:noProof/>
          <w:sz w:val="22"/>
          <w:szCs w:val="22"/>
        </w:rPr>
        <w:t xml:space="preserve"> CRM</w:t>
      </w:r>
      <w:r w:rsidR="00EE3BB3">
        <w:rPr>
          <w:rFonts w:asciiTheme="majorHAnsi" w:hAnsiTheme="majorHAnsi" w:cstheme="majorHAnsi"/>
          <w:noProof/>
          <w:sz w:val="22"/>
          <w:szCs w:val="22"/>
        </w:rPr>
        <w:t xml:space="preserve"> EMMA</w:t>
      </w:r>
      <w:r w:rsidRPr="00594C9C">
        <w:rPr>
          <w:rFonts w:asciiTheme="majorHAnsi" w:hAnsiTheme="majorHAnsi" w:cstheme="majorHAnsi"/>
          <w:noProof/>
          <w:sz w:val="22"/>
          <w:szCs w:val="22"/>
        </w:rPr>
        <w:t xml:space="preserve"> i mandati</w:t>
      </w:r>
      <w:r w:rsidR="0009028A">
        <w:rPr>
          <w:rFonts w:asciiTheme="majorHAnsi" w:hAnsiTheme="majorHAnsi" w:cstheme="majorHAnsi"/>
          <w:noProof/>
          <w:sz w:val="22"/>
          <w:szCs w:val="22"/>
        </w:rPr>
        <w:t xml:space="preserve"> con IBAN </w:t>
      </w:r>
      <w:ins w:id="178" w:author="Torrente Alessandra" w:date="2021-04-19T10:48:00Z">
        <w:r w:rsidR="00940763">
          <w:rPr>
            <w:rFonts w:asciiTheme="majorHAnsi" w:hAnsiTheme="majorHAnsi" w:cstheme="majorHAnsi"/>
            <w:noProof/>
            <w:sz w:val="22"/>
            <w:szCs w:val="22"/>
          </w:rPr>
          <w:t>aderenti al SEDA</w:t>
        </w:r>
      </w:ins>
      <w:del w:id="179" w:author="Torrente Alessandra" w:date="2021-04-19T10:48:00Z">
        <w:r w:rsidR="0009028A" w:rsidDel="00940763">
          <w:rPr>
            <w:rFonts w:asciiTheme="majorHAnsi" w:hAnsiTheme="majorHAnsi" w:cstheme="majorHAnsi"/>
            <w:noProof/>
            <w:sz w:val="22"/>
            <w:szCs w:val="22"/>
          </w:rPr>
          <w:delText>italiani</w:delText>
        </w:r>
      </w:del>
      <w:r w:rsidRPr="00594C9C">
        <w:rPr>
          <w:rFonts w:asciiTheme="majorHAnsi" w:hAnsiTheme="majorHAnsi" w:cstheme="majorHAnsi"/>
          <w:noProof/>
          <w:sz w:val="22"/>
          <w:szCs w:val="22"/>
        </w:rPr>
        <w:t xml:space="preserve"> so</w:t>
      </w:r>
      <w:r>
        <w:rPr>
          <w:rFonts w:asciiTheme="majorHAnsi" w:hAnsiTheme="majorHAnsi" w:cstheme="majorHAnsi"/>
          <w:noProof/>
          <w:sz w:val="22"/>
          <w:szCs w:val="22"/>
        </w:rPr>
        <w:t>no caratterizzati da uno stato che</w:t>
      </w:r>
      <w:r w:rsidRPr="00594C9C">
        <w:rPr>
          <w:rFonts w:asciiTheme="majorHAnsi" w:hAnsiTheme="majorHAnsi" w:cstheme="majorHAnsi"/>
          <w:noProof/>
          <w:sz w:val="22"/>
          <w:szCs w:val="22"/>
        </w:rPr>
        <w:t xml:space="preserve"> può assumere uno dei seguenti valori: </w:t>
      </w:r>
    </w:p>
    <w:p w14:paraId="3E01B637" w14:textId="65984D23" w:rsidR="00594C9C" w:rsidRPr="00594C9C" w:rsidRDefault="00594C9C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In creazione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da attivare privo di codice RUM</w:t>
      </w:r>
    </w:p>
    <w:p w14:paraId="7E9E18A5" w14:textId="0D8A190D" w:rsidR="00594C9C" w:rsidRPr="00594C9C" w:rsidRDefault="00594C9C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Confermato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da attivare con codice RUM assegnato</w:t>
      </w:r>
    </w:p>
    <w:p w14:paraId="38BE4512" w14:textId="043D7115" w:rsidR="00594C9C" w:rsidRDefault="0009028A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Dati e</w:t>
      </w:r>
      <w:r w:rsidR="00594C9C" w:rsidRPr="003D0B07">
        <w:rPr>
          <w:rFonts w:asciiTheme="majorHAnsi" w:hAnsiTheme="majorHAnsi" w:cstheme="majorHAnsi"/>
          <w:i/>
          <w:noProof/>
          <w:sz w:val="22"/>
          <w:szCs w:val="22"/>
        </w:rPr>
        <w:t>rrati</w:t>
      </w:r>
      <w:r>
        <w:rPr>
          <w:rFonts w:asciiTheme="majorHAnsi" w:hAnsiTheme="majorHAnsi" w:cstheme="majorHAnsi"/>
          <w:noProof/>
          <w:sz w:val="22"/>
          <w:szCs w:val="22"/>
        </w:rPr>
        <w:t>: mandato da attivare con dati non corretti</w:t>
      </w:r>
    </w:p>
    <w:p w14:paraId="07B41CC1" w14:textId="421FEDD1" w:rsidR="00594C9C" w:rsidRPr="00594C9C" w:rsidRDefault="00594C9C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Inviato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da attivare trasmesso a AMS</w:t>
      </w:r>
    </w:p>
    <w:p w14:paraId="69818238" w14:textId="0F39737D" w:rsidR="00594C9C" w:rsidRDefault="00594C9C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Non validato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che non ha superato le validazioni interne di AMS</w:t>
      </w:r>
    </w:p>
    <w:p w14:paraId="7120D81B" w14:textId="03DBF287" w:rsidR="00594C9C" w:rsidRPr="00594C9C" w:rsidRDefault="00594C9C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Validato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validato da AMS</w:t>
      </w:r>
    </w:p>
    <w:p w14:paraId="11AEA54C" w14:textId="0040082A" w:rsidR="00594C9C" w:rsidRPr="00594C9C" w:rsidRDefault="00594C9C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Non allineato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rifiutato dalla banca del cliente</w:t>
      </w:r>
    </w:p>
    <w:p w14:paraId="75E024CD" w14:textId="3094F645" w:rsidR="00594C9C" w:rsidRPr="00594C9C" w:rsidRDefault="00594C9C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Attivo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con canale interbancario attivo</w:t>
      </w:r>
    </w:p>
    <w:p w14:paraId="332E3C1B" w14:textId="20D0DFEB" w:rsidR="00594C9C" w:rsidRDefault="00594C9C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Revocato</w:t>
      </w:r>
      <w:r w:rsidR="0009028A">
        <w:rPr>
          <w:rFonts w:asciiTheme="majorHAnsi" w:hAnsiTheme="majorHAnsi" w:cstheme="majorHAnsi"/>
          <w:noProof/>
          <w:sz w:val="22"/>
          <w:szCs w:val="22"/>
        </w:rPr>
        <w:t>: mandato non più attivo</w:t>
      </w:r>
    </w:p>
    <w:p w14:paraId="082B07DA" w14:textId="77777777" w:rsidR="0009028A" w:rsidRPr="00594C9C" w:rsidRDefault="0009028A" w:rsidP="0009028A">
      <w:pPr>
        <w:pStyle w:val="ListParagraph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1C10E8D2" w14:textId="77777777" w:rsidR="00594C9C" w:rsidRDefault="00594C9C" w:rsidP="00594C9C">
      <w:pPr>
        <w:keepNext/>
        <w:spacing w:line="360" w:lineRule="auto"/>
        <w:jc w:val="both"/>
      </w:pPr>
      <w:r>
        <w:rPr>
          <w:noProof/>
          <w:lang w:eastAsia="it-IT"/>
        </w:rPr>
        <w:lastRenderedPageBreak/>
        <w:drawing>
          <wp:inline distT="0" distB="0" distL="0" distR="0" wp14:anchorId="0B15D614" wp14:editId="5B3D40DD">
            <wp:extent cx="6263640" cy="2564765"/>
            <wp:effectExtent l="19050" t="19050" r="22860" b="260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64765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6D8F0627" w14:textId="674D943F" w:rsidR="00594C9C" w:rsidRPr="00594C9C" w:rsidRDefault="00594C9C" w:rsidP="00594C9C">
      <w:pPr>
        <w:pStyle w:val="Caption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 w:rsidR="00E60EC6">
          <w:rPr>
            <w:noProof/>
          </w:rPr>
          <w:t>13</w:t>
        </w:r>
      </w:fldSimple>
      <w:r>
        <w:t xml:space="preserve"> - Gestione mandati - IBAN </w:t>
      </w:r>
      <w:del w:id="180" w:author="Torrente Alessandra" w:date="2021-04-19T10:49:00Z">
        <w:r w:rsidDel="00940763">
          <w:delText>italiani</w:delText>
        </w:r>
      </w:del>
      <w:ins w:id="181" w:author="Torrente Alessandra" w:date="2021-04-19T10:49:00Z">
        <w:r w:rsidR="00940763">
          <w:t>aderenti al SEDA</w:t>
        </w:r>
      </w:ins>
    </w:p>
    <w:p w14:paraId="4AA730E2" w14:textId="77777777" w:rsidR="00EE3BB3" w:rsidRDefault="00EE3BB3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5FF442F6" w14:textId="09789FD5" w:rsidR="00594C9C" w:rsidRDefault="00AD70EB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L’attivazione di un mandato SEPA di un cliente con IBAN </w:t>
      </w:r>
      <w:del w:id="182" w:author="Torrente Alessandra" w:date="2021-04-19T10:49:00Z">
        <w:r w:rsidDel="00940763">
          <w:rPr>
            <w:rFonts w:asciiTheme="majorHAnsi" w:hAnsiTheme="majorHAnsi" w:cstheme="majorHAnsi"/>
            <w:noProof/>
            <w:sz w:val="22"/>
            <w:szCs w:val="22"/>
          </w:rPr>
          <w:delText>italiano</w:delText>
        </w:r>
      </w:del>
      <w:ins w:id="183" w:author="Torrente Alessandra" w:date="2021-04-19T10:49:00Z">
        <w:r w:rsidR="00940763">
          <w:rPr>
            <w:rFonts w:asciiTheme="majorHAnsi" w:hAnsiTheme="majorHAnsi" w:cstheme="majorHAnsi"/>
            <w:noProof/>
            <w:sz w:val="22"/>
            <w:szCs w:val="22"/>
          </w:rPr>
          <w:t>aderente al SEDA</w:t>
        </w:r>
      </w:ins>
      <w:r>
        <w:rPr>
          <w:rFonts w:asciiTheme="majorHAnsi" w:hAnsiTheme="majorHAnsi" w:cstheme="majorHAnsi"/>
          <w:noProof/>
          <w:sz w:val="22"/>
          <w:szCs w:val="22"/>
        </w:rPr>
        <w:t>, in</w:t>
      </w:r>
      <w:r w:rsidR="005C00FB" w:rsidRPr="005C00FB">
        <w:rPr>
          <w:rFonts w:asciiTheme="majorHAnsi" w:hAnsiTheme="majorHAnsi" w:cstheme="majorHAnsi"/>
          <w:noProof/>
          <w:sz w:val="22"/>
          <w:szCs w:val="22"/>
        </w:rPr>
        <w:t xml:space="preserve"> fase di prima immatricolazione o </w:t>
      </w:r>
      <w:r>
        <w:rPr>
          <w:rFonts w:asciiTheme="majorHAnsi" w:hAnsiTheme="majorHAnsi" w:cstheme="majorHAnsi"/>
          <w:noProof/>
          <w:sz w:val="22"/>
          <w:szCs w:val="22"/>
        </w:rPr>
        <w:t>di richiesta di un nuovo mandato</w:t>
      </w:r>
      <w:r w:rsidR="005C00FB" w:rsidRPr="005C00FB">
        <w:rPr>
          <w:rFonts w:asciiTheme="majorHAnsi" w:hAnsiTheme="majorHAnsi" w:cstheme="majorHAnsi"/>
          <w:noProof/>
          <w:sz w:val="22"/>
          <w:szCs w:val="22"/>
        </w:rPr>
        <w:t xml:space="preserve">, </w:t>
      </w:r>
      <w:r>
        <w:rPr>
          <w:rFonts w:asciiTheme="majorHAnsi" w:hAnsiTheme="majorHAnsi" w:cstheme="majorHAnsi"/>
          <w:noProof/>
          <w:sz w:val="22"/>
          <w:szCs w:val="22"/>
        </w:rPr>
        <w:t>prevede il seguente flusso di processo:</w:t>
      </w:r>
    </w:p>
    <w:p w14:paraId="5E5E6A71" w14:textId="21CA4751" w:rsidR="00AD70EB" w:rsidRDefault="00AD70EB" w:rsidP="00894CE0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Recupero TBP</w:t>
      </w:r>
      <w:r>
        <w:rPr>
          <w:rFonts w:asciiTheme="majorHAnsi" w:hAnsiTheme="majorHAnsi" w:cstheme="majorHAnsi"/>
          <w:noProof/>
          <w:sz w:val="22"/>
          <w:szCs w:val="22"/>
        </w:rPr>
        <w:t>: CRM EMMA contatta SAP NAC per recuperare il TBP corrispondente all’IBAN del cliente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. Il mandato passa in stato </w:t>
      </w:r>
      <w:r w:rsidR="00A535A0" w:rsidRPr="00131F99">
        <w:rPr>
          <w:rFonts w:asciiTheme="majorHAnsi" w:hAnsiTheme="majorHAnsi" w:cstheme="majorHAnsi"/>
          <w:i/>
          <w:noProof/>
          <w:sz w:val="22"/>
          <w:szCs w:val="22"/>
        </w:rPr>
        <w:t>Confermato</w:t>
      </w:r>
    </w:p>
    <w:p w14:paraId="57F244C1" w14:textId="431F6D18" w:rsidR="00AD70EB" w:rsidRDefault="00AD70EB" w:rsidP="00894CE0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Richiesta attivazione mandato</w:t>
      </w:r>
      <w:r>
        <w:rPr>
          <w:rFonts w:asciiTheme="majorHAnsi" w:hAnsiTheme="majorHAnsi" w:cstheme="majorHAnsi"/>
          <w:noProof/>
          <w:sz w:val="22"/>
          <w:szCs w:val="22"/>
        </w:rPr>
        <w:t xml:space="preserve">: CRM EMMA invia ad AMS il file delle domiciliazioni bancarie con la richiesta di attivazione del mandato del cliente, con il codice RUM di riferimento </w:t>
      </w:r>
      <w:r w:rsidRPr="0051634C">
        <w:rPr>
          <w:rFonts w:asciiTheme="majorHAnsi" w:hAnsiTheme="majorHAnsi" w:cstheme="majorHAnsi"/>
          <w:noProof/>
          <w:sz w:val="22"/>
          <w:szCs w:val="22"/>
        </w:rPr>
        <w:t>(composto da CP000 +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codice SAP centrale + TBP)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. Il mandato passa in stato </w:t>
      </w:r>
      <w:r w:rsidR="00A535A0">
        <w:rPr>
          <w:rFonts w:asciiTheme="majorHAnsi" w:hAnsiTheme="majorHAnsi" w:cstheme="majorHAnsi"/>
          <w:i/>
          <w:noProof/>
          <w:sz w:val="22"/>
          <w:szCs w:val="22"/>
        </w:rPr>
        <w:t>Inviato</w:t>
      </w:r>
    </w:p>
    <w:p w14:paraId="0B64B8AD" w14:textId="33D5462E" w:rsidR="00AD70EB" w:rsidRDefault="00AD70EB" w:rsidP="00894CE0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Validazione mandato/Esito AMS</w:t>
      </w:r>
      <w:r>
        <w:rPr>
          <w:rFonts w:asciiTheme="majorHAnsi" w:hAnsiTheme="majorHAnsi" w:cstheme="majorHAnsi"/>
          <w:noProof/>
          <w:sz w:val="22"/>
          <w:szCs w:val="22"/>
        </w:rPr>
        <w:t>: AMS risponde con il file degli esiti contenente l’esito positivo/negativo dei dati ricevuti dal CRM</w:t>
      </w:r>
      <w:r w:rsidR="00131F99">
        <w:rPr>
          <w:rFonts w:asciiTheme="majorHAnsi" w:hAnsiTheme="majorHAnsi" w:cstheme="majorHAnsi"/>
          <w:noProof/>
          <w:sz w:val="22"/>
          <w:szCs w:val="22"/>
        </w:rPr>
        <w:t xml:space="preserve"> EMMA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. Il mandato passa in stato </w:t>
      </w:r>
      <w:r w:rsidR="00A535A0">
        <w:rPr>
          <w:rFonts w:asciiTheme="majorHAnsi" w:hAnsiTheme="majorHAnsi" w:cstheme="majorHAnsi"/>
          <w:i/>
          <w:noProof/>
          <w:sz w:val="22"/>
          <w:szCs w:val="22"/>
        </w:rPr>
        <w:t>Validato</w:t>
      </w:r>
    </w:p>
    <w:p w14:paraId="057BD143" w14:textId="749F9B33" w:rsidR="00AD70EB" w:rsidRDefault="00131F99" w:rsidP="00894CE0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Attivazione mandato/Esito Banca</w:t>
      </w:r>
      <w:r>
        <w:rPr>
          <w:rFonts w:asciiTheme="majorHAnsi" w:hAnsiTheme="majorHAnsi" w:cstheme="majorHAnsi"/>
          <w:noProof/>
          <w:sz w:val="22"/>
          <w:szCs w:val="22"/>
        </w:rPr>
        <w:t>: AMS risponde con il file degli esiti delle banche contenente la conferma dell’attivazione del canale interbacario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. Il mandato passa in stato </w:t>
      </w:r>
      <w:r w:rsidR="00A535A0">
        <w:rPr>
          <w:rFonts w:asciiTheme="majorHAnsi" w:hAnsiTheme="majorHAnsi" w:cstheme="majorHAnsi"/>
          <w:i/>
          <w:noProof/>
          <w:sz w:val="22"/>
          <w:szCs w:val="22"/>
        </w:rPr>
        <w:t>Attivo</w:t>
      </w:r>
    </w:p>
    <w:p w14:paraId="4DB6C7C2" w14:textId="16BA46A3" w:rsidR="005C00FB" w:rsidRDefault="00131F99" w:rsidP="00894CE0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Dati mandato</w:t>
      </w:r>
      <w:r w:rsidRPr="00131F99">
        <w:rPr>
          <w:rFonts w:asciiTheme="majorHAnsi" w:hAnsiTheme="majorHAnsi" w:cstheme="majorHAnsi"/>
          <w:noProof/>
          <w:sz w:val="22"/>
          <w:szCs w:val="22"/>
        </w:rPr>
        <w:t>: CRM EMMA allinea SAP CSRM con il TBP del mandato attivato</w:t>
      </w:r>
    </w:p>
    <w:p w14:paraId="03349A4F" w14:textId="10C13297" w:rsidR="00131F99" w:rsidRDefault="00131F99" w:rsidP="00894CE0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Autorizzazione all’incasso</w:t>
      </w:r>
      <w:r>
        <w:rPr>
          <w:rFonts w:asciiTheme="majorHAnsi" w:hAnsiTheme="majorHAnsi" w:cstheme="majorHAnsi"/>
          <w:noProof/>
          <w:sz w:val="22"/>
          <w:szCs w:val="22"/>
        </w:rPr>
        <w:t>: CRM EMMA informa SAP NAC che è possibile procedere con l’autorizzazione all’incasso sul conto corrente del cliente</w:t>
      </w:r>
    </w:p>
    <w:p w14:paraId="5EBE720B" w14:textId="1BA9111C" w:rsidR="00131F99" w:rsidRDefault="00131F99" w:rsidP="00894CE0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File CNL (Record CNT)</w:t>
      </w:r>
      <w:r>
        <w:rPr>
          <w:rFonts w:asciiTheme="majorHAnsi" w:hAnsiTheme="majorHAnsi" w:cstheme="majorHAnsi"/>
          <w:noProof/>
          <w:sz w:val="22"/>
          <w:szCs w:val="22"/>
        </w:rPr>
        <w:t>: CRM EMMA allinea Card1 con i dati del mandato tramite il file CNL</w:t>
      </w:r>
    </w:p>
    <w:p w14:paraId="400231BE" w14:textId="388C69B7" w:rsidR="00131F99" w:rsidRDefault="00131F99" w:rsidP="00894CE0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File ENL (Record CNT)</w:t>
      </w:r>
      <w:r>
        <w:rPr>
          <w:rFonts w:asciiTheme="majorHAnsi" w:hAnsiTheme="majorHAnsi" w:cstheme="majorHAnsi"/>
          <w:noProof/>
          <w:sz w:val="22"/>
          <w:szCs w:val="22"/>
        </w:rPr>
        <w:t>: Card1 conferma l’aggiornamento dei dati ricevuti dal CRM EMMA</w:t>
      </w:r>
      <w:r w:rsidR="003D0B07">
        <w:rPr>
          <w:rFonts w:asciiTheme="majorHAnsi" w:hAnsiTheme="majorHAnsi" w:cstheme="majorHAnsi"/>
          <w:noProof/>
          <w:sz w:val="22"/>
          <w:szCs w:val="22"/>
        </w:rPr>
        <w:t>.</w:t>
      </w:r>
    </w:p>
    <w:p w14:paraId="788314EC" w14:textId="77777777" w:rsidR="00131F99" w:rsidRPr="00131F99" w:rsidRDefault="00131F99" w:rsidP="00131F99">
      <w:pPr>
        <w:pStyle w:val="ListParagraph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21F4C973" w14:textId="77777777" w:rsidR="00E60EC6" w:rsidRDefault="005C00FB" w:rsidP="00E60EC6">
      <w:pPr>
        <w:keepNext/>
        <w:spacing w:line="360" w:lineRule="auto"/>
        <w:jc w:val="both"/>
      </w:pPr>
      <w:r>
        <w:rPr>
          <w:noProof/>
          <w:lang w:eastAsia="it-IT"/>
        </w:rPr>
        <w:lastRenderedPageBreak/>
        <w:drawing>
          <wp:inline distT="0" distB="0" distL="0" distR="0" wp14:anchorId="42D3B714" wp14:editId="30A0A4DC">
            <wp:extent cx="6263640" cy="2758440"/>
            <wp:effectExtent l="19050" t="19050" r="22860" b="2286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58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33968E" w14:textId="35F1C9BD" w:rsidR="005C00FB" w:rsidRPr="005C00FB" w:rsidRDefault="00E60EC6" w:rsidP="00E60EC6">
      <w:pPr>
        <w:pStyle w:val="Caption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>
          <w:rPr>
            <w:noProof/>
          </w:rPr>
          <w:t>14</w:t>
        </w:r>
      </w:fldSimple>
      <w:r>
        <w:t xml:space="preserve"> - Integrazioni - IBAN </w:t>
      </w:r>
      <w:del w:id="184" w:author="Torrente Alessandra" w:date="2021-04-19T10:50:00Z">
        <w:r w:rsidDel="00940763">
          <w:delText>italiani</w:delText>
        </w:r>
      </w:del>
      <w:ins w:id="185" w:author="Torrente Alessandra" w:date="2021-04-19T10:50:00Z">
        <w:r w:rsidR="00940763">
          <w:t>aderenti al SEDA</w:t>
        </w:r>
      </w:ins>
    </w:p>
    <w:p w14:paraId="3911E6B1" w14:textId="77777777" w:rsidR="005C00FB" w:rsidRDefault="005C00FB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7C2E47F2" w14:textId="19769CCB" w:rsidR="00594C9C" w:rsidRPr="00594C9C" w:rsidRDefault="00A535A0" w:rsidP="008B2A83">
      <w:pPr>
        <w:pStyle w:val="Heading3"/>
        <w:numPr>
          <w:ilvl w:val="2"/>
          <w:numId w:val="9"/>
        </w:numPr>
      </w:pPr>
      <w:bookmarkStart w:id="186" w:name="_Toc69807232"/>
      <w:r>
        <w:t>Attivazione</w:t>
      </w:r>
      <w:r w:rsidR="00594C9C" w:rsidRPr="00594C9C">
        <w:t xml:space="preserve"> dei mandati sul CRM </w:t>
      </w:r>
      <w:r w:rsidR="002A7B88">
        <w:t xml:space="preserve">EMMA </w:t>
      </w:r>
      <w:r w:rsidR="00AA5DED">
        <w:t xml:space="preserve">– IBAN </w:t>
      </w:r>
      <w:del w:id="187" w:author="Torrente Alessandra" w:date="2021-04-19T10:50:00Z">
        <w:r w:rsidR="00AA5DED" w:rsidDel="00940763">
          <w:delText>esteri</w:delText>
        </w:r>
      </w:del>
      <w:ins w:id="188" w:author="Torrente Alessandra" w:date="2021-04-19T10:50:00Z">
        <w:r w:rsidR="00940763">
          <w:t>non aderenti al SEDA</w:t>
        </w:r>
      </w:ins>
      <w:bookmarkEnd w:id="186"/>
    </w:p>
    <w:p w14:paraId="171B2356" w14:textId="73A7BF8B" w:rsidR="00131F99" w:rsidRDefault="00594C9C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Nel caso di IBAN </w:t>
      </w:r>
      <w:del w:id="189" w:author="Torrente Alessandra" w:date="2021-04-19T10:50:00Z">
        <w:r w:rsidDel="00940763">
          <w:rPr>
            <w:rFonts w:asciiTheme="majorHAnsi" w:hAnsiTheme="majorHAnsi" w:cstheme="majorHAnsi"/>
            <w:noProof/>
            <w:sz w:val="22"/>
            <w:szCs w:val="22"/>
          </w:rPr>
          <w:delText>esteri</w:delText>
        </w:r>
        <w:r w:rsidR="00131F99" w:rsidDel="00940763">
          <w:rPr>
            <w:rFonts w:asciiTheme="majorHAnsi" w:hAnsiTheme="majorHAnsi" w:cstheme="majorHAnsi"/>
            <w:noProof/>
            <w:sz w:val="22"/>
            <w:szCs w:val="22"/>
          </w:rPr>
          <w:delText xml:space="preserve"> </w:delText>
        </w:r>
      </w:del>
      <w:ins w:id="190" w:author="Torrente Alessandra" w:date="2021-04-19T10:50:00Z">
        <w:r w:rsidR="00940763">
          <w:rPr>
            <w:rFonts w:asciiTheme="majorHAnsi" w:hAnsiTheme="majorHAnsi" w:cstheme="majorHAnsi"/>
            <w:noProof/>
            <w:sz w:val="22"/>
            <w:szCs w:val="22"/>
          </w:rPr>
          <w:t xml:space="preserve">non aderenti al SEDA </w:t>
        </w:r>
      </w:ins>
      <w:r w:rsidR="00131F99">
        <w:rPr>
          <w:rFonts w:asciiTheme="majorHAnsi" w:hAnsiTheme="majorHAnsi" w:cstheme="majorHAnsi"/>
          <w:noProof/>
          <w:sz w:val="22"/>
          <w:szCs w:val="22"/>
        </w:rPr>
        <w:t>AMS non invierà al CRM EMMA il file degli Esiti Banca contenente la conferma dell’attivazione del canale interbancario del cliente.</w:t>
      </w:r>
    </w:p>
    <w:p w14:paraId="3549D9CA" w14:textId="11CCE2F3" w:rsidR="00131F99" w:rsidRDefault="00131F99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Pertanto il mandato passerà in stato Attivo direttamente in seguito alla validazione positiva da parte di AMS, in seguito alla ricezione del file Esiti AMS.</w:t>
      </w:r>
    </w:p>
    <w:p w14:paraId="7C2B3248" w14:textId="77777777" w:rsidR="00B01D35" w:rsidRDefault="00B01D35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75FBD48B" w14:textId="2472CFCB" w:rsidR="00E60EC6" w:rsidRDefault="00131F99" w:rsidP="00131F99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Per gli IBAN </w:t>
      </w:r>
      <w:ins w:id="191" w:author="Torrente Alessandra" w:date="2021-04-19T10:51:00Z">
        <w:r w:rsidR="00940763">
          <w:rPr>
            <w:rFonts w:asciiTheme="majorHAnsi" w:hAnsiTheme="majorHAnsi" w:cstheme="majorHAnsi"/>
            <w:noProof/>
            <w:sz w:val="22"/>
            <w:szCs w:val="22"/>
          </w:rPr>
          <w:t xml:space="preserve">non aderenti al SEDA </w:t>
        </w:r>
      </w:ins>
      <w:del w:id="192" w:author="Torrente Alessandra" w:date="2021-04-19T10:51:00Z">
        <w:r w:rsidDel="00940763">
          <w:rPr>
            <w:rFonts w:asciiTheme="majorHAnsi" w:hAnsiTheme="majorHAnsi" w:cstheme="majorHAnsi"/>
            <w:noProof/>
            <w:sz w:val="22"/>
            <w:szCs w:val="22"/>
          </w:rPr>
          <w:delText>esteri</w:delText>
        </w:r>
        <w:r w:rsidR="00594C9C" w:rsidDel="00940763">
          <w:rPr>
            <w:rFonts w:asciiTheme="majorHAnsi" w:hAnsiTheme="majorHAnsi" w:cstheme="majorHAnsi"/>
            <w:noProof/>
            <w:sz w:val="22"/>
            <w:szCs w:val="22"/>
          </w:rPr>
          <w:delText xml:space="preserve"> </w:delText>
        </w:r>
      </w:del>
      <w:r w:rsidR="00594C9C">
        <w:rPr>
          <w:rFonts w:asciiTheme="majorHAnsi" w:hAnsiTheme="majorHAnsi" w:cstheme="majorHAnsi"/>
          <w:noProof/>
          <w:sz w:val="22"/>
          <w:szCs w:val="22"/>
        </w:rPr>
        <w:t>i mandati potranno as</w:t>
      </w:r>
      <w:r w:rsidR="0009028A">
        <w:rPr>
          <w:rFonts w:asciiTheme="majorHAnsi" w:hAnsiTheme="majorHAnsi" w:cstheme="majorHAnsi"/>
          <w:noProof/>
          <w:sz w:val="22"/>
          <w:szCs w:val="22"/>
        </w:rPr>
        <w:t>sumere uno dei seguenti valori:</w:t>
      </w:r>
    </w:p>
    <w:p w14:paraId="293A6835" w14:textId="77777777" w:rsidR="0009028A" w:rsidRPr="00594C9C" w:rsidRDefault="0009028A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In creazione</w:t>
      </w:r>
      <w:r>
        <w:rPr>
          <w:rFonts w:asciiTheme="majorHAnsi" w:hAnsiTheme="majorHAnsi" w:cstheme="majorHAnsi"/>
          <w:noProof/>
          <w:sz w:val="22"/>
          <w:szCs w:val="22"/>
        </w:rPr>
        <w:t>: mandato da attivare privo di codice RUM</w:t>
      </w:r>
    </w:p>
    <w:p w14:paraId="40BC7113" w14:textId="77777777" w:rsidR="0009028A" w:rsidRPr="00594C9C" w:rsidRDefault="0009028A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Confermato</w:t>
      </w:r>
      <w:r>
        <w:rPr>
          <w:rFonts w:asciiTheme="majorHAnsi" w:hAnsiTheme="majorHAnsi" w:cstheme="majorHAnsi"/>
          <w:noProof/>
          <w:sz w:val="22"/>
          <w:szCs w:val="22"/>
        </w:rPr>
        <w:t>: mandato da attivare con codice RUM assegnato</w:t>
      </w:r>
    </w:p>
    <w:p w14:paraId="184ACC1B" w14:textId="77777777" w:rsidR="0009028A" w:rsidRDefault="0009028A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Dati errati</w:t>
      </w:r>
      <w:r>
        <w:rPr>
          <w:rFonts w:asciiTheme="majorHAnsi" w:hAnsiTheme="majorHAnsi" w:cstheme="majorHAnsi"/>
          <w:noProof/>
          <w:sz w:val="22"/>
          <w:szCs w:val="22"/>
        </w:rPr>
        <w:t>: mandato da attivare con dati non corretti</w:t>
      </w:r>
    </w:p>
    <w:p w14:paraId="0884F85C" w14:textId="77777777" w:rsidR="0009028A" w:rsidRPr="00594C9C" w:rsidRDefault="0009028A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Inviato</w:t>
      </w:r>
      <w:r>
        <w:rPr>
          <w:rFonts w:asciiTheme="majorHAnsi" w:hAnsiTheme="majorHAnsi" w:cstheme="majorHAnsi"/>
          <w:noProof/>
          <w:sz w:val="22"/>
          <w:szCs w:val="22"/>
        </w:rPr>
        <w:t>: mandato da attivare trasmesso a AMS</w:t>
      </w:r>
    </w:p>
    <w:p w14:paraId="70389F03" w14:textId="77777777" w:rsidR="0009028A" w:rsidRDefault="0009028A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Non validato</w:t>
      </w:r>
      <w:r>
        <w:rPr>
          <w:rFonts w:asciiTheme="majorHAnsi" w:hAnsiTheme="majorHAnsi" w:cstheme="majorHAnsi"/>
          <w:noProof/>
          <w:sz w:val="22"/>
          <w:szCs w:val="22"/>
        </w:rPr>
        <w:t>: mandato che non ha superato le validazioni interne di AMS</w:t>
      </w:r>
    </w:p>
    <w:p w14:paraId="7A6EFF55" w14:textId="2D3E7DA3" w:rsidR="0009028A" w:rsidRPr="00594C9C" w:rsidRDefault="0009028A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Attivo</w:t>
      </w:r>
      <w:r>
        <w:rPr>
          <w:rFonts w:asciiTheme="majorHAnsi" w:hAnsiTheme="majorHAnsi" w:cstheme="majorHAnsi"/>
          <w:noProof/>
          <w:sz w:val="22"/>
          <w:szCs w:val="22"/>
        </w:rPr>
        <w:t>: mandato validato da AMS (senza conferma dell’attivazione del canale interbancario da parte della banca)</w:t>
      </w:r>
    </w:p>
    <w:p w14:paraId="0F46652E" w14:textId="77777777" w:rsidR="0009028A" w:rsidRDefault="0009028A" w:rsidP="00894CE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D0B07">
        <w:rPr>
          <w:rFonts w:asciiTheme="majorHAnsi" w:hAnsiTheme="majorHAnsi" w:cstheme="majorHAnsi"/>
          <w:i/>
          <w:noProof/>
          <w:sz w:val="22"/>
          <w:szCs w:val="22"/>
        </w:rPr>
        <w:t>Revocato</w:t>
      </w:r>
      <w:r>
        <w:rPr>
          <w:rFonts w:asciiTheme="majorHAnsi" w:hAnsiTheme="majorHAnsi" w:cstheme="majorHAnsi"/>
          <w:noProof/>
          <w:sz w:val="22"/>
          <w:szCs w:val="22"/>
        </w:rPr>
        <w:t>: mandato non più attivo</w:t>
      </w:r>
    </w:p>
    <w:p w14:paraId="3419E9F1" w14:textId="5408C43D" w:rsidR="00594C9C" w:rsidRDefault="00594C9C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63422F03" w14:textId="77777777" w:rsidR="00E60EC6" w:rsidRDefault="00594C9C" w:rsidP="00E60EC6">
      <w:pPr>
        <w:keepNext/>
        <w:spacing w:line="360" w:lineRule="auto"/>
        <w:jc w:val="both"/>
      </w:pPr>
      <w:r>
        <w:rPr>
          <w:noProof/>
          <w:lang w:eastAsia="it-IT"/>
        </w:rPr>
        <w:lastRenderedPageBreak/>
        <w:drawing>
          <wp:inline distT="0" distB="0" distL="0" distR="0" wp14:anchorId="5F73A572" wp14:editId="3BAB83B0">
            <wp:extent cx="6263640" cy="2677160"/>
            <wp:effectExtent l="19050" t="19050" r="22860" b="279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7716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24AA8FBE" w14:textId="59002748" w:rsidR="00594C9C" w:rsidRDefault="00E60EC6" w:rsidP="00E60EC6">
      <w:pPr>
        <w:pStyle w:val="Caption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>
          <w:rPr>
            <w:noProof/>
          </w:rPr>
          <w:t>15</w:t>
        </w:r>
      </w:fldSimple>
      <w:r>
        <w:t xml:space="preserve"> - Gestione mandati - IBAN </w:t>
      </w:r>
      <w:ins w:id="193" w:author="Torrente Alessandra" w:date="2021-04-19T10:51:00Z">
        <w:r w:rsidR="00940763">
          <w:rPr>
            <w:rFonts w:asciiTheme="majorHAnsi" w:hAnsiTheme="majorHAnsi" w:cstheme="majorHAnsi"/>
            <w:noProof/>
            <w:sz w:val="22"/>
            <w:szCs w:val="22"/>
          </w:rPr>
          <w:t xml:space="preserve">non aderenti al SEDA </w:t>
        </w:r>
      </w:ins>
      <w:del w:id="194" w:author="Torrente Alessandra" w:date="2021-04-19T10:51:00Z">
        <w:r w:rsidR="00131F99" w:rsidDel="00940763">
          <w:delText>esteri</w:delText>
        </w:r>
      </w:del>
    </w:p>
    <w:p w14:paraId="73100BDD" w14:textId="2937BC6F" w:rsidR="005C00FB" w:rsidRDefault="005C00FB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3E9D8174" w14:textId="00851DB1" w:rsidR="00131F99" w:rsidRDefault="00131F99" w:rsidP="00131F99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L’attivazione di un mandato SEPA di un cliente con IBAN </w:t>
      </w:r>
      <w:ins w:id="195" w:author="Torrente Alessandra" w:date="2021-04-19T10:51:00Z">
        <w:r w:rsidR="00940763">
          <w:rPr>
            <w:rFonts w:asciiTheme="majorHAnsi" w:hAnsiTheme="majorHAnsi" w:cstheme="majorHAnsi"/>
            <w:noProof/>
            <w:sz w:val="22"/>
            <w:szCs w:val="22"/>
          </w:rPr>
          <w:t>non aderente al SEDA</w:t>
        </w:r>
      </w:ins>
      <w:del w:id="196" w:author="Torrente Alessandra" w:date="2021-04-19T10:51:00Z">
        <w:r w:rsidDel="00940763">
          <w:rPr>
            <w:rFonts w:asciiTheme="majorHAnsi" w:hAnsiTheme="majorHAnsi" w:cstheme="majorHAnsi"/>
            <w:noProof/>
            <w:sz w:val="22"/>
            <w:szCs w:val="22"/>
          </w:rPr>
          <w:delText>estero</w:delText>
        </w:r>
      </w:del>
      <w:r>
        <w:rPr>
          <w:rFonts w:asciiTheme="majorHAnsi" w:hAnsiTheme="majorHAnsi" w:cstheme="majorHAnsi"/>
          <w:noProof/>
          <w:sz w:val="22"/>
          <w:szCs w:val="22"/>
        </w:rPr>
        <w:t>, in</w:t>
      </w:r>
      <w:r w:rsidRPr="005C00FB">
        <w:rPr>
          <w:rFonts w:asciiTheme="majorHAnsi" w:hAnsiTheme="majorHAnsi" w:cstheme="majorHAnsi"/>
          <w:noProof/>
          <w:sz w:val="22"/>
          <w:szCs w:val="22"/>
        </w:rPr>
        <w:t xml:space="preserve"> fase di prima immatricolazione o </w:t>
      </w:r>
      <w:r>
        <w:rPr>
          <w:rFonts w:asciiTheme="majorHAnsi" w:hAnsiTheme="majorHAnsi" w:cstheme="majorHAnsi"/>
          <w:noProof/>
          <w:sz w:val="22"/>
          <w:szCs w:val="22"/>
        </w:rPr>
        <w:t>di richiesta di un nuovo mandato</w:t>
      </w:r>
      <w:r w:rsidRPr="005C00FB">
        <w:rPr>
          <w:rFonts w:asciiTheme="majorHAnsi" w:hAnsiTheme="majorHAnsi" w:cstheme="majorHAnsi"/>
          <w:noProof/>
          <w:sz w:val="22"/>
          <w:szCs w:val="22"/>
        </w:rPr>
        <w:t xml:space="preserve">, </w:t>
      </w:r>
      <w:r>
        <w:rPr>
          <w:rFonts w:asciiTheme="majorHAnsi" w:hAnsiTheme="majorHAnsi" w:cstheme="majorHAnsi"/>
          <w:noProof/>
          <w:sz w:val="22"/>
          <w:szCs w:val="22"/>
        </w:rPr>
        <w:t>prevede</w:t>
      </w:r>
      <w:r w:rsidR="00B01D35">
        <w:rPr>
          <w:rFonts w:asciiTheme="majorHAnsi" w:hAnsiTheme="majorHAnsi" w:cstheme="majorHAnsi"/>
          <w:noProof/>
          <w:sz w:val="22"/>
          <w:szCs w:val="22"/>
        </w:rPr>
        <w:t>rà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il seguente flusso di processo:</w:t>
      </w:r>
    </w:p>
    <w:p w14:paraId="3B7C1755" w14:textId="5D69DED3" w:rsidR="00131F99" w:rsidRDefault="00131F99" w:rsidP="00894CE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Recupero TBP</w:t>
      </w:r>
      <w:r>
        <w:rPr>
          <w:rFonts w:asciiTheme="majorHAnsi" w:hAnsiTheme="majorHAnsi" w:cstheme="majorHAnsi"/>
          <w:noProof/>
          <w:sz w:val="22"/>
          <w:szCs w:val="22"/>
        </w:rPr>
        <w:t xml:space="preserve">: CRM EMMA contatta SAP NAC per recuperare il TBP corrispondente all’IBAN del cliente. Il mandato passa in stato </w:t>
      </w:r>
      <w:r w:rsidRPr="00131F99">
        <w:rPr>
          <w:rFonts w:asciiTheme="majorHAnsi" w:hAnsiTheme="majorHAnsi" w:cstheme="majorHAnsi"/>
          <w:i/>
          <w:noProof/>
          <w:sz w:val="22"/>
          <w:szCs w:val="22"/>
        </w:rPr>
        <w:t>Confermato</w:t>
      </w:r>
    </w:p>
    <w:p w14:paraId="2297E9B4" w14:textId="178718E8" w:rsidR="00131F99" w:rsidRDefault="00131F99" w:rsidP="00894CE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Richiesta attivazione mandato</w:t>
      </w:r>
      <w:r>
        <w:rPr>
          <w:rFonts w:asciiTheme="majorHAnsi" w:hAnsiTheme="majorHAnsi" w:cstheme="majorHAnsi"/>
          <w:noProof/>
          <w:sz w:val="22"/>
          <w:szCs w:val="22"/>
        </w:rPr>
        <w:t xml:space="preserve">: CRM EMMA invia ad AMS il file delle domiciliazioni bancarie con la richiesta di attivazione del mandato del cliente, con il codice RUM di </w:t>
      </w:r>
      <w:r w:rsidRPr="0051634C">
        <w:rPr>
          <w:rFonts w:asciiTheme="majorHAnsi" w:hAnsiTheme="majorHAnsi" w:cstheme="majorHAnsi"/>
          <w:noProof/>
          <w:sz w:val="22"/>
          <w:szCs w:val="22"/>
        </w:rPr>
        <w:t>riferimento (composto da CP000 +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codice SAP centrale + TBP)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. Il mandato passa in stato </w:t>
      </w:r>
      <w:r w:rsidR="00A535A0" w:rsidRPr="00A535A0">
        <w:rPr>
          <w:rFonts w:asciiTheme="majorHAnsi" w:hAnsiTheme="majorHAnsi" w:cstheme="majorHAnsi"/>
          <w:i/>
          <w:noProof/>
          <w:sz w:val="22"/>
          <w:szCs w:val="22"/>
        </w:rPr>
        <w:t>Inviato</w:t>
      </w:r>
    </w:p>
    <w:p w14:paraId="38ED5F5B" w14:textId="473F803A" w:rsidR="00131F99" w:rsidRDefault="00131F99" w:rsidP="00894CE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Attivazione mandato/Esito AMS</w:t>
      </w:r>
      <w:r>
        <w:rPr>
          <w:rFonts w:asciiTheme="majorHAnsi" w:hAnsiTheme="majorHAnsi" w:cstheme="majorHAnsi"/>
          <w:noProof/>
          <w:sz w:val="22"/>
          <w:szCs w:val="22"/>
        </w:rPr>
        <w:t>: AMS risponde con il file degli esiti contenente l’esito positivo/negativo dei dati ricevuti dal CRM EMMA</w:t>
      </w:r>
      <w:r w:rsidR="00A535A0">
        <w:rPr>
          <w:rFonts w:asciiTheme="majorHAnsi" w:hAnsiTheme="majorHAnsi" w:cstheme="majorHAnsi"/>
          <w:noProof/>
          <w:sz w:val="22"/>
          <w:szCs w:val="22"/>
        </w:rPr>
        <w:t xml:space="preserve">. Il mandato passa in stato </w:t>
      </w:r>
      <w:r w:rsidR="00A535A0" w:rsidRPr="00A535A0">
        <w:rPr>
          <w:rFonts w:asciiTheme="majorHAnsi" w:hAnsiTheme="majorHAnsi" w:cstheme="majorHAnsi"/>
          <w:i/>
          <w:noProof/>
          <w:sz w:val="22"/>
          <w:szCs w:val="22"/>
        </w:rPr>
        <w:t>Attivo</w:t>
      </w:r>
    </w:p>
    <w:p w14:paraId="31BF2E80" w14:textId="77777777" w:rsidR="00131F99" w:rsidRDefault="00131F99" w:rsidP="00894CE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Dati mandato</w:t>
      </w:r>
      <w:r w:rsidRPr="00131F99">
        <w:rPr>
          <w:rFonts w:asciiTheme="majorHAnsi" w:hAnsiTheme="majorHAnsi" w:cstheme="majorHAnsi"/>
          <w:noProof/>
          <w:sz w:val="22"/>
          <w:szCs w:val="22"/>
        </w:rPr>
        <w:t>: CRM EMMA allinea SAP CSRM con il TBP del mandato attivato</w:t>
      </w:r>
    </w:p>
    <w:p w14:paraId="0E67A970" w14:textId="77777777" w:rsidR="00131F99" w:rsidRDefault="00131F99" w:rsidP="00894CE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Autorizzazione all’incasso</w:t>
      </w:r>
      <w:r>
        <w:rPr>
          <w:rFonts w:asciiTheme="majorHAnsi" w:hAnsiTheme="majorHAnsi" w:cstheme="majorHAnsi"/>
          <w:noProof/>
          <w:sz w:val="22"/>
          <w:szCs w:val="22"/>
        </w:rPr>
        <w:t>: CRM EMMA informa SAP NAC che è possibile procedere con l’autorizzazione all’incasso sul conto corrente del cliente</w:t>
      </w:r>
    </w:p>
    <w:p w14:paraId="39DBE55C" w14:textId="77777777" w:rsidR="00131F99" w:rsidRDefault="00131F99" w:rsidP="00894CE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File CNL (Record CNT)</w:t>
      </w:r>
      <w:r>
        <w:rPr>
          <w:rFonts w:asciiTheme="majorHAnsi" w:hAnsiTheme="majorHAnsi" w:cstheme="majorHAnsi"/>
          <w:noProof/>
          <w:sz w:val="22"/>
          <w:szCs w:val="22"/>
        </w:rPr>
        <w:t>: CRM EMMA allinea Card1 con i dati del mandato tramite il file CNL</w:t>
      </w:r>
    </w:p>
    <w:p w14:paraId="43FAD2B0" w14:textId="77777777" w:rsidR="00131F99" w:rsidRDefault="00131F99" w:rsidP="00894CE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B01D35">
        <w:rPr>
          <w:rFonts w:asciiTheme="majorHAnsi" w:hAnsiTheme="majorHAnsi" w:cstheme="majorHAnsi"/>
          <w:b/>
          <w:noProof/>
          <w:sz w:val="22"/>
          <w:szCs w:val="22"/>
        </w:rPr>
        <w:t>File ENL (Record CNT)</w:t>
      </w:r>
      <w:r>
        <w:rPr>
          <w:rFonts w:asciiTheme="majorHAnsi" w:hAnsiTheme="majorHAnsi" w:cstheme="majorHAnsi"/>
          <w:noProof/>
          <w:sz w:val="22"/>
          <w:szCs w:val="22"/>
        </w:rPr>
        <w:t>: Card1 conferma l’aggiornamento dei dati ricevuti dal CRM EMMA</w:t>
      </w:r>
    </w:p>
    <w:p w14:paraId="415973B5" w14:textId="7136073B" w:rsidR="005C00FB" w:rsidRDefault="005C00FB" w:rsidP="005C00FB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73BF2A92" w14:textId="77777777" w:rsidR="00E60EC6" w:rsidRDefault="005C00FB" w:rsidP="00E60EC6">
      <w:pPr>
        <w:keepNext/>
        <w:spacing w:line="360" w:lineRule="auto"/>
        <w:jc w:val="both"/>
      </w:pPr>
      <w:r>
        <w:rPr>
          <w:noProof/>
          <w:lang w:eastAsia="it-IT"/>
        </w:rPr>
        <w:lastRenderedPageBreak/>
        <w:drawing>
          <wp:inline distT="0" distB="0" distL="0" distR="0" wp14:anchorId="26E5D56C" wp14:editId="2ACD726C">
            <wp:extent cx="6263640" cy="2719705"/>
            <wp:effectExtent l="19050" t="19050" r="22860" b="2349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19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C04989" w14:textId="262ED48E" w:rsidR="005C00FB" w:rsidRDefault="00E60EC6" w:rsidP="00E60EC6">
      <w:pPr>
        <w:pStyle w:val="Caption"/>
        <w:jc w:val="center"/>
        <w:rPr>
          <w:rFonts w:asciiTheme="majorHAnsi" w:hAnsiTheme="majorHAnsi" w:cstheme="majorHAnsi"/>
          <w:noProof/>
          <w:sz w:val="22"/>
          <w:szCs w:val="22"/>
        </w:rPr>
      </w:pPr>
      <w:r>
        <w:t xml:space="preserve">Figura </w:t>
      </w:r>
      <w:fldSimple w:instr=" SEQ Figura \* ARABIC ">
        <w:r>
          <w:rPr>
            <w:noProof/>
          </w:rPr>
          <w:t>16</w:t>
        </w:r>
      </w:fldSimple>
      <w:r>
        <w:t xml:space="preserve"> - Integrazioni - IBAN </w:t>
      </w:r>
      <w:ins w:id="197" w:author="Torrente Alessandra" w:date="2021-04-19T10:51:00Z">
        <w:r w:rsidR="00940763">
          <w:rPr>
            <w:rFonts w:asciiTheme="majorHAnsi" w:hAnsiTheme="majorHAnsi" w:cstheme="majorHAnsi"/>
            <w:noProof/>
            <w:sz w:val="22"/>
            <w:szCs w:val="22"/>
          </w:rPr>
          <w:t>non aderenti al SEDA</w:t>
        </w:r>
      </w:ins>
      <w:del w:id="198" w:author="Torrente Alessandra" w:date="2021-04-19T10:51:00Z">
        <w:r w:rsidDel="00940763">
          <w:delText>esteri</w:delText>
        </w:r>
      </w:del>
    </w:p>
    <w:p w14:paraId="7C833FDC" w14:textId="77777777" w:rsidR="00E60EC6" w:rsidRDefault="00E60EC6" w:rsidP="00B839DF">
      <w:pPr>
        <w:spacing w:line="360" w:lineRule="auto"/>
        <w:jc w:val="both"/>
        <w:rPr>
          <w:rFonts w:asciiTheme="majorHAnsi" w:hAnsiTheme="majorHAnsi" w:cstheme="majorHAnsi"/>
          <w:b/>
          <w:noProof/>
          <w:sz w:val="22"/>
          <w:szCs w:val="22"/>
        </w:rPr>
      </w:pPr>
    </w:p>
    <w:p w14:paraId="50463CDD" w14:textId="77777777" w:rsidR="00B01D35" w:rsidRDefault="00B01D35">
      <w:pPr>
        <w:spacing w:after="160" w:line="259" w:lineRule="auto"/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</w:rPr>
      </w:pPr>
      <w:r>
        <w:br w:type="page"/>
      </w:r>
    </w:p>
    <w:p w14:paraId="13D5187F" w14:textId="3C16C311" w:rsidR="00A74AF7" w:rsidRDefault="00AA5DED" w:rsidP="008B2A83">
      <w:pPr>
        <w:pStyle w:val="Heading2"/>
        <w:numPr>
          <w:ilvl w:val="1"/>
          <w:numId w:val="9"/>
        </w:numPr>
        <w:jc w:val="both"/>
      </w:pPr>
      <w:bookmarkStart w:id="199" w:name="_Toc69807233"/>
      <w:r w:rsidRPr="00AA5DED">
        <w:lastRenderedPageBreak/>
        <w:t>Integrazioni</w:t>
      </w:r>
      <w:r>
        <w:t xml:space="preserve"> con i sistemi esterni</w:t>
      </w:r>
      <w:bookmarkEnd w:id="199"/>
    </w:p>
    <w:p w14:paraId="0A141331" w14:textId="1AE88551" w:rsidR="00AA5DED" w:rsidRDefault="00AA5DED" w:rsidP="00B01D35"/>
    <w:p w14:paraId="32347BBD" w14:textId="77777777" w:rsidR="00AA5DED" w:rsidRDefault="00AA5DED" w:rsidP="008B2A83">
      <w:pPr>
        <w:pStyle w:val="Heading3"/>
        <w:numPr>
          <w:ilvl w:val="2"/>
          <w:numId w:val="9"/>
        </w:numPr>
        <w:rPr>
          <w:noProof/>
        </w:rPr>
      </w:pPr>
      <w:bookmarkStart w:id="200" w:name="_Toc69807234"/>
      <w:r w:rsidRPr="000F178A">
        <w:rPr>
          <w:noProof/>
        </w:rPr>
        <w:t xml:space="preserve">Integrazione con il sistema </w:t>
      </w:r>
      <w:r>
        <w:rPr>
          <w:noProof/>
        </w:rPr>
        <w:t>SAP NAC</w:t>
      </w:r>
      <w:bookmarkEnd w:id="200"/>
    </w:p>
    <w:p w14:paraId="043633F6" w14:textId="5178DB61" w:rsidR="00AA5DED" w:rsidRPr="000F178A" w:rsidRDefault="00B01D35" w:rsidP="00AA5DED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Verrà</w:t>
      </w:r>
      <w:r w:rsidR="00AA5DED" w:rsidRPr="000F178A">
        <w:rPr>
          <w:rFonts w:asciiTheme="majorHAnsi" w:hAnsiTheme="majorHAnsi" w:cstheme="majorHAnsi"/>
          <w:noProof/>
          <w:sz w:val="22"/>
          <w:szCs w:val="22"/>
        </w:rPr>
        <w:t xml:space="preserve"> adeguata l’integrazione con il </w:t>
      </w:r>
      <w:r w:rsidR="00AA5DED">
        <w:rPr>
          <w:rFonts w:asciiTheme="majorHAnsi" w:hAnsiTheme="majorHAnsi" w:cstheme="majorHAnsi"/>
          <w:noProof/>
          <w:sz w:val="22"/>
          <w:szCs w:val="22"/>
        </w:rPr>
        <w:t xml:space="preserve">sistema il sistema </w:t>
      </w:r>
      <w:r w:rsidR="00AA5DED" w:rsidRPr="003B4FF9">
        <w:rPr>
          <w:rFonts w:asciiTheme="majorHAnsi" w:hAnsiTheme="majorHAnsi" w:cstheme="majorHAnsi"/>
          <w:noProof/>
          <w:sz w:val="22"/>
          <w:szCs w:val="22"/>
        </w:rPr>
        <w:t>SAP NAC</w:t>
      </w:r>
      <w:r w:rsidR="00AA5DED" w:rsidRPr="000F178A">
        <w:rPr>
          <w:rFonts w:asciiTheme="majorHAnsi" w:hAnsiTheme="majorHAnsi" w:cstheme="majorHAnsi"/>
          <w:noProof/>
          <w:sz w:val="22"/>
          <w:szCs w:val="22"/>
        </w:rPr>
        <w:t xml:space="preserve"> nel caso di Censimento/Modifica dei dati bancari di un cliente</w:t>
      </w:r>
      <w:r w:rsidR="00AA5DED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AA5DED" w:rsidRPr="000F178A">
        <w:rPr>
          <w:rFonts w:asciiTheme="majorHAnsi" w:hAnsiTheme="majorHAnsi" w:cstheme="majorHAnsi"/>
          <w:noProof/>
          <w:sz w:val="22"/>
          <w:szCs w:val="22"/>
        </w:rPr>
        <w:t>per gestire i seguenti flussi:</w:t>
      </w:r>
    </w:p>
    <w:p w14:paraId="2E74166C" w14:textId="77777777" w:rsidR="00AA5DED" w:rsidRDefault="00AA5DED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B4FF9">
        <w:rPr>
          <w:rFonts w:asciiTheme="majorHAnsi" w:hAnsiTheme="majorHAnsi" w:cstheme="majorHAnsi"/>
          <w:noProof/>
          <w:sz w:val="22"/>
          <w:szCs w:val="22"/>
        </w:rPr>
        <w:t>Recupero TBP</w:t>
      </w:r>
    </w:p>
    <w:p w14:paraId="368CED99" w14:textId="77777777" w:rsidR="00AA5DED" w:rsidRDefault="00AA5DED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3B4FF9">
        <w:rPr>
          <w:rFonts w:asciiTheme="majorHAnsi" w:hAnsiTheme="majorHAnsi" w:cstheme="majorHAnsi"/>
          <w:noProof/>
          <w:sz w:val="22"/>
          <w:szCs w:val="22"/>
        </w:rPr>
        <w:t>Autorizzazione all’incasso</w:t>
      </w:r>
    </w:p>
    <w:p w14:paraId="79707EF7" w14:textId="77777777" w:rsidR="00AA5DED" w:rsidRPr="000F178A" w:rsidRDefault="00AA5DED" w:rsidP="00AA5DED">
      <w:pPr>
        <w:rPr>
          <w:highlight w:val="yellow"/>
        </w:rPr>
      </w:pPr>
    </w:p>
    <w:p w14:paraId="6BC3B207" w14:textId="7D15B57D" w:rsidR="00AA5DED" w:rsidRDefault="00AA5DED" w:rsidP="008B2A83">
      <w:pPr>
        <w:pStyle w:val="Heading4"/>
        <w:numPr>
          <w:ilvl w:val="3"/>
          <w:numId w:val="9"/>
        </w:numPr>
        <w:rPr>
          <w:noProof/>
        </w:rPr>
      </w:pPr>
      <w:bookmarkStart w:id="201" w:name="_Toc62561348"/>
      <w:bookmarkStart w:id="202" w:name="_Toc62564219"/>
      <w:bookmarkStart w:id="203" w:name="_Toc69807235"/>
      <w:bookmarkEnd w:id="201"/>
      <w:bookmarkEnd w:id="202"/>
      <w:r w:rsidRPr="000F178A">
        <w:rPr>
          <w:noProof/>
        </w:rPr>
        <w:t xml:space="preserve">(Web service) EMMA </w:t>
      </w:r>
      <w:r w:rsidRPr="000F178A">
        <w:rPr>
          <w:noProof/>
        </w:rPr>
        <w:sym w:font="Wingdings" w:char="F0E0"/>
      </w:r>
      <w:r w:rsidRPr="000F178A">
        <w:rPr>
          <w:noProof/>
        </w:rPr>
        <w:t xml:space="preserve"> SAP NAC: Recupero TBP</w:t>
      </w:r>
      <w:bookmarkEnd w:id="203"/>
    </w:p>
    <w:p w14:paraId="4D91B0C0" w14:textId="77777777" w:rsidR="00AA5DED" w:rsidRPr="000F178A" w:rsidRDefault="00AA5DED" w:rsidP="00AA5DED">
      <w:pPr>
        <w:rPr>
          <w:rFonts w:asciiTheme="majorHAnsi" w:hAnsiTheme="majorHAnsi" w:cstheme="majorHAnsi"/>
          <w:b/>
          <w:noProof/>
          <w:sz w:val="22"/>
          <w:szCs w:val="22"/>
        </w:rPr>
      </w:pPr>
    </w:p>
    <w:p w14:paraId="6936997A" w14:textId="5990AFE8" w:rsidR="00AA5DED" w:rsidRPr="000F178A" w:rsidRDefault="00AA5DED" w:rsidP="00AA5DED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 xml:space="preserve">Prima di richiedere l’attivazione di nuovo mandato, </w:t>
      </w:r>
      <w:r w:rsidR="002A7B88">
        <w:rPr>
          <w:rFonts w:asciiTheme="majorHAnsi" w:hAnsiTheme="majorHAnsi" w:cstheme="majorHAnsi"/>
          <w:noProof/>
          <w:sz w:val="22"/>
          <w:szCs w:val="22"/>
        </w:rPr>
        <w:t xml:space="preserve">il CRM </w:t>
      </w:r>
      <w:r w:rsidRPr="000F178A">
        <w:rPr>
          <w:rFonts w:asciiTheme="majorHAnsi" w:hAnsiTheme="majorHAnsi" w:cstheme="majorHAnsi"/>
          <w:noProof/>
          <w:sz w:val="22"/>
          <w:szCs w:val="22"/>
        </w:rPr>
        <w:t>EMMA trasmette i dati bancari a SAP NAC, e richiede il codice TBP necessario alla composizione del codice RUM.</w:t>
      </w:r>
    </w:p>
    <w:p w14:paraId="2AA55F00" w14:textId="725AD4C6" w:rsidR="00AA5DED" w:rsidRPr="00AA5DED" w:rsidRDefault="00AA5DED" w:rsidP="00AA5DED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Nel flusso verso SAP NAC vengono passati i seguenti campi  relativi al mandato SEPA:</w:t>
      </w:r>
    </w:p>
    <w:p w14:paraId="253A5C64" w14:textId="77777777" w:rsidR="00AA5DED" w:rsidRPr="00AA5DED" w:rsidRDefault="00AA5DED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ABI (ABI)</w:t>
      </w:r>
    </w:p>
    <w:p w14:paraId="4AF7368E" w14:textId="77777777" w:rsidR="00AA5DED" w:rsidRPr="00AA5DED" w:rsidRDefault="00AA5DED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CAB (CAB)</w:t>
      </w:r>
    </w:p>
    <w:p w14:paraId="08F4B158" w14:textId="77777777" w:rsidR="00AA5DED" w:rsidRPr="00AA5DED" w:rsidRDefault="00AA5DED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Conto corrente (Bank_Account)</w:t>
      </w:r>
    </w:p>
    <w:p w14:paraId="2E442296" w14:textId="77777777" w:rsidR="00AA5DED" w:rsidRPr="000F178A" w:rsidRDefault="00AA5DED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IBAN (IBAN)</w:t>
      </w:r>
    </w:p>
    <w:p w14:paraId="06EF8F04" w14:textId="2EA4B645" w:rsidR="00AA5DED" w:rsidRDefault="00AA5DED" w:rsidP="00AA5DED">
      <w:pPr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In caso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di mandato con IBAN </w:t>
      </w:r>
      <w:ins w:id="204" w:author="Torrente Alessandra" w:date="2021-04-19T10:52:00Z">
        <w:r w:rsidR="00940763">
          <w:rPr>
            <w:rFonts w:asciiTheme="majorHAnsi" w:hAnsiTheme="majorHAnsi" w:cstheme="majorHAnsi"/>
            <w:noProof/>
            <w:sz w:val="22"/>
            <w:szCs w:val="22"/>
          </w:rPr>
          <w:t xml:space="preserve">non aderente al SEDA </w:t>
        </w:r>
      </w:ins>
      <w:del w:id="205" w:author="Torrente Alessandra" w:date="2021-04-19T10:52:00Z">
        <w:r w:rsidDel="00940763">
          <w:rPr>
            <w:rFonts w:asciiTheme="majorHAnsi" w:hAnsiTheme="majorHAnsi" w:cstheme="majorHAnsi"/>
            <w:noProof/>
            <w:sz w:val="22"/>
            <w:szCs w:val="22"/>
          </w:rPr>
          <w:delText xml:space="preserve">estero </w:delText>
        </w:r>
      </w:del>
      <w:r>
        <w:rPr>
          <w:rFonts w:asciiTheme="majorHAnsi" w:hAnsiTheme="majorHAnsi" w:cstheme="majorHAnsi"/>
          <w:noProof/>
          <w:sz w:val="22"/>
          <w:szCs w:val="22"/>
        </w:rPr>
        <w:t>ABI, CAB e Bank_Account non verranno valorizzati.</w:t>
      </w:r>
      <w:del w:id="206" w:author="Torrente Alessandra" w:date="2021-04-19T10:53:00Z">
        <w:r w:rsidR="00971EA4" w:rsidDel="00940763">
          <w:rPr>
            <w:rStyle w:val="FootnoteReference"/>
            <w:rFonts w:asciiTheme="majorHAnsi" w:hAnsiTheme="majorHAnsi" w:cstheme="majorHAnsi"/>
            <w:noProof/>
            <w:sz w:val="22"/>
            <w:szCs w:val="22"/>
          </w:rPr>
          <w:footnoteReference w:id="1"/>
        </w:r>
      </w:del>
    </w:p>
    <w:p w14:paraId="5345236C" w14:textId="726B6582" w:rsidR="00AA5DED" w:rsidRDefault="00AA5DED" w:rsidP="00AA5DED">
      <w:pPr>
        <w:rPr>
          <w:rFonts w:asciiTheme="majorHAnsi" w:hAnsiTheme="majorHAnsi" w:cstheme="majorHAnsi"/>
          <w:noProof/>
          <w:sz w:val="22"/>
          <w:szCs w:val="22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AA5DED" w14:paraId="47238434" w14:textId="77777777" w:rsidTr="00AA5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76BD2670" w14:textId="5D174DD4" w:rsidR="00AA5DED" w:rsidRDefault="00AA5DED" w:rsidP="00AA5DED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Campo</w:t>
            </w:r>
          </w:p>
        </w:tc>
        <w:tc>
          <w:tcPr>
            <w:tcW w:w="3285" w:type="dxa"/>
          </w:tcPr>
          <w:p w14:paraId="5178A02E" w14:textId="4D8D87D5" w:rsidR="00AA5DED" w:rsidRDefault="00E741C9" w:rsidP="00E741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</w:t>
            </w:r>
            <w:ins w:id="209" w:author="Torrente Alessandra" w:date="2021-04-20T09:54:00Z">
              <w:r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t xml:space="preserve"> aderente al SEDA</w:t>
              </w:r>
            </w:ins>
          </w:p>
        </w:tc>
        <w:tc>
          <w:tcPr>
            <w:tcW w:w="3285" w:type="dxa"/>
          </w:tcPr>
          <w:p w14:paraId="1BA5EA8B" w14:textId="50D06430" w:rsidR="00AA5DED" w:rsidRDefault="00AA5DED" w:rsidP="00E741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IBAN </w:t>
            </w:r>
            <w:del w:id="210" w:author="Torrente Alessandra" w:date="2021-04-20T09:54:00Z">
              <w:r w:rsidDel="00E741C9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delText>estero</w:delText>
              </w:r>
            </w:del>
            <w:ins w:id="211" w:author="Torrente Alessandra" w:date="2021-04-20T09:54:00Z">
              <w:r w:rsidR="00E741C9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t>non aderente al SEDA</w:t>
              </w:r>
            </w:ins>
          </w:p>
        </w:tc>
      </w:tr>
      <w:tr w:rsidR="00AA5DED" w14:paraId="161A5A93" w14:textId="77777777" w:rsidTr="00AA5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38939116" w14:textId="1E655665" w:rsidR="00AA5DED" w:rsidRDefault="00AA5DED" w:rsidP="00AA5DED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ABI</w:t>
            </w:r>
          </w:p>
        </w:tc>
        <w:tc>
          <w:tcPr>
            <w:tcW w:w="3285" w:type="dxa"/>
          </w:tcPr>
          <w:p w14:paraId="1031DCCD" w14:textId="215ECAC1" w:rsidR="00AA5DED" w:rsidRDefault="00AA5DED" w:rsidP="00AA5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63F055D9" w14:textId="26A41CCC" w:rsidR="00AA5DED" w:rsidRDefault="00AA5DED" w:rsidP="00AA5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Vuoto</w:t>
            </w:r>
          </w:p>
        </w:tc>
      </w:tr>
      <w:tr w:rsidR="00AA5DED" w14:paraId="726E8396" w14:textId="77777777" w:rsidTr="00AA5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0C116CBB" w14:textId="3063BD92" w:rsidR="00AA5DED" w:rsidRDefault="00AA5DED" w:rsidP="00AA5DED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CAB</w:t>
            </w:r>
          </w:p>
        </w:tc>
        <w:tc>
          <w:tcPr>
            <w:tcW w:w="3285" w:type="dxa"/>
          </w:tcPr>
          <w:p w14:paraId="138505AC" w14:textId="1BC96580" w:rsidR="00AA5DED" w:rsidRDefault="00AA5DED" w:rsidP="00AA5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713752C0" w14:textId="4E50517F" w:rsidR="00AA5DED" w:rsidRDefault="00AA5DED" w:rsidP="00AA5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Vuoto</w:t>
            </w:r>
          </w:p>
        </w:tc>
      </w:tr>
      <w:tr w:rsidR="00AA5DED" w14:paraId="10373B51" w14:textId="77777777" w:rsidTr="00AA5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14BB0ACE" w14:textId="1E2BBFE4" w:rsidR="00AA5DED" w:rsidRDefault="00AA5DED" w:rsidP="00AA5DED">
            <w:pPr>
              <w:spacing w:line="360" w:lineRule="auto"/>
              <w:jc w:val="both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Bank_Account</w:t>
            </w:r>
          </w:p>
        </w:tc>
        <w:tc>
          <w:tcPr>
            <w:tcW w:w="3285" w:type="dxa"/>
          </w:tcPr>
          <w:p w14:paraId="669A374F" w14:textId="6CED2ECB" w:rsidR="00AA5DED" w:rsidRDefault="00AA5DED" w:rsidP="00AA5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4548AD90" w14:textId="3B143640" w:rsidR="00AA5DED" w:rsidRDefault="00AA5DED" w:rsidP="00AA5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Vuoto</w:t>
            </w:r>
          </w:p>
        </w:tc>
      </w:tr>
      <w:tr w:rsidR="00AA5DED" w14:paraId="24312A3D" w14:textId="77777777" w:rsidTr="00AA5D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31EB4946" w14:textId="701606A9" w:rsidR="00AA5DED" w:rsidRDefault="00AA5DED" w:rsidP="00AA5DED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</w:t>
            </w:r>
          </w:p>
        </w:tc>
        <w:tc>
          <w:tcPr>
            <w:tcW w:w="3285" w:type="dxa"/>
          </w:tcPr>
          <w:p w14:paraId="2A66DAC6" w14:textId="39F56E7A" w:rsidR="00AA5DED" w:rsidRDefault="00AA5DED" w:rsidP="00AA5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46E39753" w14:textId="4A56B079" w:rsidR="00AA5DED" w:rsidRDefault="00AA5DED" w:rsidP="00AA5D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</w:tr>
    </w:tbl>
    <w:p w14:paraId="1D2233B3" w14:textId="77777777" w:rsidR="00AA5DED" w:rsidRPr="00AA5DED" w:rsidRDefault="00AA5DED" w:rsidP="00AA5DED">
      <w:pPr>
        <w:rPr>
          <w:rFonts w:asciiTheme="majorHAnsi" w:hAnsiTheme="majorHAnsi" w:cstheme="majorHAnsi"/>
          <w:noProof/>
          <w:sz w:val="22"/>
          <w:szCs w:val="22"/>
        </w:rPr>
      </w:pPr>
    </w:p>
    <w:p w14:paraId="4AFC2099" w14:textId="66DA29B5" w:rsidR="00AA5DED" w:rsidRPr="00B32091" w:rsidRDefault="00B32091" w:rsidP="00AA5DED">
      <w:pPr>
        <w:rPr>
          <w:rFonts w:asciiTheme="majorHAnsi" w:hAnsiTheme="majorHAnsi" w:cstheme="majorHAnsi"/>
          <w:noProof/>
          <w:sz w:val="22"/>
          <w:szCs w:val="22"/>
          <w:rPrChange w:id="212" w:author="Torrente Alessandra" w:date="2021-04-19T10:54:00Z">
            <w:rPr>
              <w:b/>
              <w:bCs/>
            </w:rPr>
          </w:rPrChange>
        </w:rPr>
      </w:pPr>
      <w:ins w:id="213" w:author="Torrente Alessandra" w:date="2021-04-19T10:55:00Z">
        <w:r>
          <w:rPr>
            <w:rFonts w:asciiTheme="majorHAnsi" w:hAnsiTheme="majorHAnsi" w:cstheme="majorHAnsi"/>
            <w:noProof/>
            <w:sz w:val="22"/>
            <w:szCs w:val="22"/>
          </w:rPr>
          <w:t>In questo caso</w:t>
        </w:r>
      </w:ins>
      <w:ins w:id="214" w:author="Torrente Alessandra" w:date="2021-04-19T10:54:00Z">
        <w:r>
          <w:rPr>
            <w:rFonts w:asciiTheme="majorHAnsi" w:hAnsiTheme="majorHAnsi" w:cstheme="majorHAnsi"/>
            <w:noProof/>
            <w:sz w:val="22"/>
            <w:szCs w:val="22"/>
          </w:rPr>
          <w:t xml:space="preserve"> i</w:t>
        </w:r>
        <w:r w:rsidRPr="00B32091">
          <w:rPr>
            <w:rFonts w:asciiTheme="majorHAnsi" w:hAnsiTheme="majorHAnsi" w:cstheme="majorHAnsi"/>
            <w:noProof/>
            <w:sz w:val="22"/>
            <w:szCs w:val="22"/>
          </w:rPr>
          <w:t>l flusso andrà in errore e g</w:t>
        </w:r>
        <w:r w:rsidRPr="00B32091">
          <w:rPr>
            <w:rFonts w:asciiTheme="majorHAnsi" w:hAnsiTheme="majorHAnsi" w:cstheme="majorHAnsi"/>
            <w:noProof/>
            <w:sz w:val="22"/>
            <w:szCs w:val="22"/>
            <w:rPrChange w:id="215" w:author="Torrente Alessandra" w:date="2021-04-19T10:54:00Z">
              <w:rPr>
                <w:b/>
                <w:bCs/>
                <w:i/>
                <w:iCs/>
                <w:color w:val="385723"/>
              </w:rPr>
            </w:rPrChange>
          </w:rPr>
          <w:t>li scarti verranno gestiti manualmente da AM e Supporto clienti</w:t>
        </w:r>
        <w:r>
          <w:rPr>
            <w:rFonts w:asciiTheme="majorHAnsi" w:hAnsiTheme="majorHAnsi" w:cstheme="majorHAnsi"/>
            <w:noProof/>
            <w:sz w:val="22"/>
            <w:szCs w:val="22"/>
          </w:rPr>
          <w:t>.</w:t>
        </w:r>
      </w:ins>
    </w:p>
    <w:p w14:paraId="01C99704" w14:textId="77777777" w:rsidR="00AA5DED" w:rsidRDefault="00AA5DED" w:rsidP="00AA5DED">
      <w:pPr>
        <w:rPr>
          <w:b/>
          <w:bCs/>
        </w:rPr>
      </w:pPr>
    </w:p>
    <w:p w14:paraId="2F4E3A9C" w14:textId="56D51B00" w:rsidR="00AA5DED" w:rsidRPr="00AA5DED" w:rsidRDefault="00AA5DED" w:rsidP="008B2A83">
      <w:pPr>
        <w:pStyle w:val="Heading4"/>
        <w:numPr>
          <w:ilvl w:val="3"/>
          <w:numId w:val="9"/>
        </w:numPr>
        <w:rPr>
          <w:noProof/>
        </w:rPr>
      </w:pPr>
      <w:bookmarkStart w:id="216" w:name="_Toc69807236"/>
      <w:r w:rsidRPr="00AA5DED">
        <w:rPr>
          <w:noProof/>
        </w:rPr>
        <w:t xml:space="preserve">(Web service) EMMA </w:t>
      </w:r>
      <w:r w:rsidRPr="00AA5DED">
        <w:rPr>
          <w:noProof/>
        </w:rPr>
        <w:sym w:font="Wingdings" w:char="F0E0"/>
      </w:r>
      <w:r w:rsidRPr="00AA5DED">
        <w:rPr>
          <w:noProof/>
        </w:rPr>
        <w:t xml:space="preserve"> SAP NAC: Autorizzazione all’incasso</w:t>
      </w:r>
      <w:bookmarkEnd w:id="216"/>
    </w:p>
    <w:p w14:paraId="672B4850" w14:textId="77777777" w:rsidR="00AA5DED" w:rsidRPr="000F178A" w:rsidRDefault="00AA5DED" w:rsidP="00AA5DED">
      <w:pPr>
        <w:rPr>
          <w:rFonts w:asciiTheme="majorHAnsi" w:hAnsiTheme="majorHAnsi" w:cstheme="majorHAnsi"/>
          <w:b/>
          <w:noProof/>
          <w:sz w:val="22"/>
          <w:szCs w:val="22"/>
        </w:rPr>
      </w:pPr>
    </w:p>
    <w:p w14:paraId="02821682" w14:textId="1F8645BB" w:rsidR="00AA5DED" w:rsidRPr="000F178A" w:rsidRDefault="00AA5DED" w:rsidP="00AA5DED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 xml:space="preserve">All’attivazione di un nuovo mandato SEPA, </w:t>
      </w:r>
      <w:r w:rsidR="002A7B88">
        <w:rPr>
          <w:rFonts w:asciiTheme="majorHAnsi" w:hAnsiTheme="majorHAnsi" w:cstheme="majorHAnsi"/>
          <w:noProof/>
          <w:sz w:val="22"/>
          <w:szCs w:val="22"/>
        </w:rPr>
        <w:t xml:space="preserve">il CRM </w:t>
      </w:r>
      <w:r w:rsidRPr="000F178A">
        <w:rPr>
          <w:rFonts w:asciiTheme="majorHAnsi" w:hAnsiTheme="majorHAnsi" w:cstheme="majorHAnsi"/>
          <w:noProof/>
          <w:sz w:val="22"/>
          <w:szCs w:val="22"/>
        </w:rPr>
        <w:t>EMMA avvisa SAP NAC che è possibile autorizzare l’incasso.</w:t>
      </w:r>
    </w:p>
    <w:p w14:paraId="53A62CDA" w14:textId="77777777" w:rsidR="00AA5DED" w:rsidRPr="000F178A" w:rsidRDefault="00AA5DED" w:rsidP="00AA5DED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Nel flusso verso SAP NAC vengono passati i seguenti campi relativi al mandato SEPA:</w:t>
      </w:r>
    </w:p>
    <w:p w14:paraId="291386CF" w14:textId="77777777" w:rsidR="00AA5DED" w:rsidRDefault="00AA5DED" w:rsidP="00AA5DED">
      <w:pPr>
        <w:pStyle w:val="ListParagraph"/>
      </w:pPr>
    </w:p>
    <w:p w14:paraId="6D2774FC" w14:textId="77777777" w:rsidR="00AA5DED" w:rsidRPr="00AA5DED" w:rsidRDefault="00AA5DED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ABI (ABI)</w:t>
      </w:r>
    </w:p>
    <w:p w14:paraId="1DBFD3D2" w14:textId="77777777" w:rsidR="00AA5DED" w:rsidRPr="00AA5DED" w:rsidRDefault="00AA5DED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CAB (CAB)</w:t>
      </w:r>
    </w:p>
    <w:p w14:paraId="632DE4E5" w14:textId="77777777" w:rsidR="00AA5DED" w:rsidRPr="00AA5DED" w:rsidRDefault="00AA5DED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>Conto corrente (Bank_Account)</w:t>
      </w:r>
    </w:p>
    <w:p w14:paraId="72B31B93" w14:textId="77777777" w:rsidR="00AA5DED" w:rsidRPr="000F178A" w:rsidRDefault="00AA5DED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IBAN (IBAN)</w:t>
      </w:r>
    </w:p>
    <w:p w14:paraId="5C35D64E" w14:textId="77777777" w:rsidR="00AA5DED" w:rsidRPr="000F178A" w:rsidRDefault="00AA5DED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TBP (TBP)</w:t>
      </w:r>
    </w:p>
    <w:p w14:paraId="25CEDC72" w14:textId="77777777" w:rsidR="00AA5DED" w:rsidRDefault="00AA5DED" w:rsidP="00AA5DED">
      <w:pPr>
        <w:rPr>
          <w:rFonts w:asciiTheme="majorHAnsi" w:hAnsiTheme="majorHAnsi" w:cstheme="majorHAnsi"/>
          <w:noProof/>
          <w:sz w:val="22"/>
          <w:szCs w:val="22"/>
        </w:rPr>
      </w:pPr>
    </w:p>
    <w:p w14:paraId="60B0B11B" w14:textId="1EA5371A" w:rsidR="00AA5DED" w:rsidRPr="00AA5DED" w:rsidRDefault="00AA5DED" w:rsidP="00AA5DED">
      <w:pPr>
        <w:rPr>
          <w:rFonts w:asciiTheme="majorHAnsi" w:hAnsiTheme="majorHAnsi" w:cstheme="majorHAnsi"/>
          <w:noProof/>
          <w:sz w:val="22"/>
          <w:szCs w:val="22"/>
        </w:rPr>
      </w:pPr>
      <w:r w:rsidRPr="00AA5DED">
        <w:rPr>
          <w:rFonts w:asciiTheme="majorHAnsi" w:hAnsiTheme="majorHAnsi" w:cstheme="majorHAnsi"/>
          <w:noProof/>
          <w:sz w:val="22"/>
          <w:szCs w:val="22"/>
        </w:rPr>
        <w:t xml:space="preserve">In caso di mandato con IBAN </w:t>
      </w:r>
      <w:del w:id="217" w:author="Torrente Alessandra" w:date="2021-04-19T10:57:00Z">
        <w:r w:rsidRPr="00AA5DED" w:rsidDel="00B32091">
          <w:rPr>
            <w:rFonts w:asciiTheme="majorHAnsi" w:hAnsiTheme="majorHAnsi" w:cstheme="majorHAnsi"/>
            <w:noProof/>
            <w:sz w:val="22"/>
            <w:szCs w:val="22"/>
          </w:rPr>
          <w:delText xml:space="preserve">estero </w:delText>
        </w:r>
      </w:del>
      <w:ins w:id="218" w:author="Torrente Alessandra" w:date="2021-04-19T10:57:00Z">
        <w:r w:rsidR="00B32091">
          <w:rPr>
            <w:rFonts w:asciiTheme="majorHAnsi" w:hAnsiTheme="majorHAnsi" w:cstheme="majorHAnsi"/>
            <w:noProof/>
            <w:sz w:val="22"/>
            <w:szCs w:val="22"/>
          </w:rPr>
          <w:t>non aderente al SEDA</w:t>
        </w:r>
        <w:r w:rsidR="00B32091" w:rsidRPr="00AA5DED">
          <w:rPr>
            <w:rFonts w:asciiTheme="majorHAnsi" w:hAnsiTheme="majorHAnsi" w:cstheme="majorHAnsi"/>
            <w:noProof/>
            <w:sz w:val="22"/>
            <w:szCs w:val="22"/>
          </w:rPr>
          <w:t xml:space="preserve"> </w:t>
        </w:r>
      </w:ins>
      <w:r w:rsidRPr="00AA5DED">
        <w:rPr>
          <w:rFonts w:asciiTheme="majorHAnsi" w:hAnsiTheme="majorHAnsi" w:cstheme="majorHAnsi"/>
          <w:noProof/>
          <w:sz w:val="22"/>
          <w:szCs w:val="22"/>
        </w:rPr>
        <w:t>ABI, CAB e Bank_A</w:t>
      </w:r>
      <w:r w:rsidR="00B01D35">
        <w:rPr>
          <w:rFonts w:asciiTheme="majorHAnsi" w:hAnsiTheme="majorHAnsi" w:cstheme="majorHAnsi"/>
          <w:noProof/>
          <w:sz w:val="22"/>
          <w:szCs w:val="22"/>
        </w:rPr>
        <w:t>ccount non verranno valorizzati.</w:t>
      </w:r>
      <w:del w:id="219" w:author="Torrente Alessandra" w:date="2021-04-19T10:57:00Z">
        <w:r w:rsidR="00B01D35" w:rsidDel="00B32091">
          <w:rPr>
            <w:rStyle w:val="FootnoteReference"/>
            <w:rFonts w:asciiTheme="majorHAnsi" w:hAnsiTheme="majorHAnsi" w:cstheme="majorHAnsi"/>
            <w:noProof/>
            <w:sz w:val="22"/>
            <w:szCs w:val="22"/>
          </w:rPr>
          <w:footnoteReference w:id="2"/>
        </w:r>
      </w:del>
    </w:p>
    <w:p w14:paraId="186B4A93" w14:textId="6A177B40" w:rsidR="00AA5DED" w:rsidRDefault="00AA5DED" w:rsidP="00AA5DED">
      <w:pPr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AA5DED" w14:paraId="6EF441B7" w14:textId="77777777" w:rsidTr="000D4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5460891F" w14:textId="77777777" w:rsidR="00AA5DED" w:rsidRDefault="00AA5DED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Campo</w:t>
            </w:r>
          </w:p>
        </w:tc>
        <w:tc>
          <w:tcPr>
            <w:tcW w:w="3285" w:type="dxa"/>
          </w:tcPr>
          <w:p w14:paraId="16795184" w14:textId="37A3BA89" w:rsidR="00AA5DED" w:rsidRDefault="00AA5DED" w:rsidP="00E741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IBAN </w:t>
            </w:r>
            <w:del w:id="222" w:author="Torrente Alessandra" w:date="2021-04-20T09:54:00Z">
              <w:r w:rsidDel="00E741C9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delText>italiano</w:delText>
              </w:r>
            </w:del>
            <w:ins w:id="223" w:author="Torrente Alessandra" w:date="2021-04-20T09:54:00Z">
              <w:r w:rsidR="00E741C9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t>aderente al SEDA</w:t>
              </w:r>
            </w:ins>
          </w:p>
        </w:tc>
        <w:tc>
          <w:tcPr>
            <w:tcW w:w="3285" w:type="dxa"/>
          </w:tcPr>
          <w:p w14:paraId="4738F3F8" w14:textId="0182EAAA" w:rsidR="00AA5DED" w:rsidRDefault="00AA5DED" w:rsidP="00E741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IBAN </w:t>
            </w:r>
            <w:del w:id="224" w:author="Torrente Alessandra" w:date="2021-04-20T09:54:00Z">
              <w:r w:rsidDel="00E741C9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delText>estero</w:delText>
              </w:r>
            </w:del>
            <w:ins w:id="225" w:author="Torrente Alessandra" w:date="2021-04-20T09:54:00Z">
              <w:r w:rsidR="00E741C9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t>non aderente al SEDA</w:t>
              </w:r>
            </w:ins>
          </w:p>
        </w:tc>
      </w:tr>
      <w:tr w:rsidR="00AA5DED" w14:paraId="7C4A9452" w14:textId="77777777" w:rsidTr="000D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2B89F468" w14:textId="77777777" w:rsidR="00AA5DED" w:rsidRDefault="00AA5DED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ABI</w:t>
            </w:r>
          </w:p>
        </w:tc>
        <w:tc>
          <w:tcPr>
            <w:tcW w:w="3285" w:type="dxa"/>
          </w:tcPr>
          <w:p w14:paraId="6671F50C" w14:textId="77777777" w:rsidR="00AA5DED" w:rsidRDefault="00AA5DED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3CD2C133" w14:textId="77777777" w:rsidR="00AA5DED" w:rsidRDefault="00AA5DED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Vuoto</w:t>
            </w:r>
          </w:p>
        </w:tc>
      </w:tr>
      <w:tr w:rsidR="00AA5DED" w14:paraId="1970E3C2" w14:textId="77777777" w:rsidTr="000D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542902FA" w14:textId="77777777" w:rsidR="00AA5DED" w:rsidRDefault="00AA5DED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CAB</w:t>
            </w:r>
          </w:p>
        </w:tc>
        <w:tc>
          <w:tcPr>
            <w:tcW w:w="3285" w:type="dxa"/>
          </w:tcPr>
          <w:p w14:paraId="44640DF5" w14:textId="77777777" w:rsidR="00AA5DED" w:rsidRDefault="00AA5DED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4D784160" w14:textId="77777777" w:rsidR="00AA5DED" w:rsidRDefault="00AA5DED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Vuoto</w:t>
            </w:r>
          </w:p>
        </w:tc>
      </w:tr>
      <w:tr w:rsidR="005721E6" w14:paraId="7079F3CF" w14:textId="77777777" w:rsidTr="000D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1F1C8228" w14:textId="3914F3C9" w:rsidR="005721E6" w:rsidRDefault="005721E6" w:rsidP="005721E6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Bank_Account</w:t>
            </w:r>
          </w:p>
        </w:tc>
        <w:tc>
          <w:tcPr>
            <w:tcW w:w="3285" w:type="dxa"/>
          </w:tcPr>
          <w:p w14:paraId="23B9FB85" w14:textId="5C26F552" w:rsidR="005721E6" w:rsidRDefault="005721E6" w:rsidP="005721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30F2DFA1" w14:textId="5D9E381C" w:rsidR="005721E6" w:rsidRDefault="005721E6" w:rsidP="005721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Vuoto</w:t>
            </w:r>
          </w:p>
        </w:tc>
      </w:tr>
      <w:tr w:rsidR="005721E6" w14:paraId="3FF5616C" w14:textId="77777777" w:rsidTr="000D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21A0ECE3" w14:textId="77777777" w:rsidR="005721E6" w:rsidRDefault="005721E6" w:rsidP="005721E6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</w:t>
            </w:r>
          </w:p>
        </w:tc>
        <w:tc>
          <w:tcPr>
            <w:tcW w:w="3285" w:type="dxa"/>
          </w:tcPr>
          <w:p w14:paraId="35AC8FD1" w14:textId="77777777" w:rsidR="005721E6" w:rsidRDefault="005721E6" w:rsidP="005721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3816061D" w14:textId="77777777" w:rsidR="005721E6" w:rsidRDefault="005721E6" w:rsidP="005721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</w:tr>
      <w:tr w:rsidR="005721E6" w14:paraId="17D29EC6" w14:textId="77777777" w:rsidTr="000D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4" w:type="dxa"/>
          </w:tcPr>
          <w:p w14:paraId="3DB32AE0" w14:textId="29340AF8" w:rsidR="005721E6" w:rsidRDefault="005721E6" w:rsidP="005721E6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TBP</w:t>
            </w:r>
          </w:p>
        </w:tc>
        <w:tc>
          <w:tcPr>
            <w:tcW w:w="3285" w:type="dxa"/>
          </w:tcPr>
          <w:p w14:paraId="1D80A5E0" w14:textId="15534FAA" w:rsidR="005721E6" w:rsidRDefault="005721E6" w:rsidP="005721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  <w:tc>
          <w:tcPr>
            <w:tcW w:w="3285" w:type="dxa"/>
          </w:tcPr>
          <w:p w14:paraId="6B683553" w14:textId="120C8BE6" w:rsidR="005721E6" w:rsidRDefault="005721E6" w:rsidP="005721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Valorizzato</w:t>
            </w:r>
          </w:p>
        </w:tc>
      </w:tr>
    </w:tbl>
    <w:p w14:paraId="21E02B7B" w14:textId="77777777" w:rsidR="00AA5DED" w:rsidRDefault="00AA5DED" w:rsidP="00AA5DED">
      <w:pPr>
        <w:rPr>
          <w:b/>
          <w:bCs/>
        </w:rPr>
      </w:pPr>
    </w:p>
    <w:p w14:paraId="60A36A8E" w14:textId="463C78BD" w:rsidR="00AA5DED" w:rsidDel="00B32091" w:rsidRDefault="00AA5DED" w:rsidP="00AA5DED">
      <w:pPr>
        <w:rPr>
          <w:del w:id="226" w:author="Torrente Alessandra" w:date="2021-04-19T10:57:00Z"/>
        </w:rPr>
      </w:pPr>
    </w:p>
    <w:p w14:paraId="152E923F" w14:textId="77777777" w:rsidR="00AA5DED" w:rsidRPr="00AA5DED" w:rsidDel="00B32091" w:rsidRDefault="00AA5DED" w:rsidP="00AA5DED">
      <w:pPr>
        <w:rPr>
          <w:del w:id="227" w:author="Torrente Alessandra" w:date="2021-04-19T10:57:00Z"/>
        </w:rPr>
      </w:pPr>
    </w:p>
    <w:p w14:paraId="5B8B20B0" w14:textId="77777777" w:rsidR="00B32091" w:rsidRPr="0004776C" w:rsidRDefault="00B32091" w:rsidP="00B32091">
      <w:pPr>
        <w:rPr>
          <w:ins w:id="228" w:author="Torrente Alessandra" w:date="2021-04-19T10:57:00Z"/>
          <w:rFonts w:asciiTheme="majorHAnsi" w:hAnsiTheme="majorHAnsi" w:cstheme="majorHAnsi"/>
          <w:noProof/>
          <w:sz w:val="22"/>
          <w:szCs w:val="22"/>
        </w:rPr>
      </w:pPr>
      <w:ins w:id="229" w:author="Torrente Alessandra" w:date="2021-04-19T10:57:00Z">
        <w:r>
          <w:rPr>
            <w:rFonts w:asciiTheme="majorHAnsi" w:hAnsiTheme="majorHAnsi" w:cstheme="majorHAnsi"/>
            <w:noProof/>
            <w:sz w:val="22"/>
            <w:szCs w:val="22"/>
          </w:rPr>
          <w:t>In questo caso i</w:t>
        </w:r>
        <w:r w:rsidRPr="00B32091">
          <w:rPr>
            <w:rFonts w:asciiTheme="majorHAnsi" w:hAnsiTheme="majorHAnsi" w:cstheme="majorHAnsi"/>
            <w:noProof/>
            <w:sz w:val="22"/>
            <w:szCs w:val="22"/>
          </w:rPr>
          <w:t>l flusso andrà in errore e g</w:t>
        </w:r>
        <w:r w:rsidRPr="0004776C">
          <w:rPr>
            <w:rFonts w:asciiTheme="majorHAnsi" w:hAnsiTheme="majorHAnsi" w:cstheme="majorHAnsi"/>
            <w:noProof/>
            <w:sz w:val="22"/>
            <w:szCs w:val="22"/>
          </w:rPr>
          <w:t>li scarti verranno gestiti manualmente da AM e Supporto clienti</w:t>
        </w:r>
        <w:r>
          <w:rPr>
            <w:rFonts w:asciiTheme="majorHAnsi" w:hAnsiTheme="majorHAnsi" w:cstheme="majorHAnsi"/>
            <w:noProof/>
            <w:sz w:val="22"/>
            <w:szCs w:val="22"/>
          </w:rPr>
          <w:t>.</w:t>
        </w:r>
      </w:ins>
    </w:p>
    <w:p w14:paraId="2C897AF5" w14:textId="77777777" w:rsidR="00B01D35" w:rsidRDefault="00B01D35">
      <w:pPr>
        <w:spacing w:after="160" w:line="259" w:lineRule="auto"/>
        <w:rPr>
          <w:rFonts w:asciiTheme="majorHAnsi" w:eastAsiaTheme="majorEastAsia" w:hAnsiTheme="majorHAnsi" w:cstheme="majorBidi"/>
          <w:color w:val="1F4D78" w:themeColor="accent1" w:themeShade="7F"/>
          <w:sz w:val="22"/>
          <w:szCs w:val="22"/>
        </w:rPr>
      </w:pPr>
      <w:r>
        <w:br w:type="page"/>
      </w:r>
    </w:p>
    <w:p w14:paraId="680E949F" w14:textId="4506AF8D" w:rsidR="003B2D40" w:rsidRPr="002141A1" w:rsidRDefault="0005086D" w:rsidP="008B2A83">
      <w:pPr>
        <w:pStyle w:val="Heading3"/>
        <w:numPr>
          <w:ilvl w:val="2"/>
          <w:numId w:val="9"/>
        </w:numPr>
      </w:pPr>
      <w:bookmarkStart w:id="230" w:name="_Toc69807237"/>
      <w:r w:rsidRPr="002141A1">
        <w:lastRenderedPageBreak/>
        <w:t>Integrazione</w:t>
      </w:r>
      <w:r w:rsidR="003B2D40" w:rsidRPr="002141A1">
        <w:t xml:space="preserve"> con il sistema </w:t>
      </w:r>
      <w:r w:rsidR="00B839DF" w:rsidRPr="002141A1">
        <w:t>AMS</w:t>
      </w:r>
      <w:bookmarkEnd w:id="230"/>
    </w:p>
    <w:p w14:paraId="55B665B8" w14:textId="5580458B" w:rsidR="00310EE5" w:rsidRDefault="008D4F18" w:rsidP="007A5A93">
      <w:pPr>
        <w:spacing w:line="360" w:lineRule="auto"/>
        <w:jc w:val="both"/>
        <w:rPr>
          <w:ins w:id="231" w:author="Torrente Alessandra" w:date="2021-04-19T14:48:00Z"/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L’</w:t>
      </w:r>
      <w:r w:rsidR="003B2D40" w:rsidRPr="002141A1">
        <w:rPr>
          <w:rFonts w:asciiTheme="majorHAnsi" w:hAnsiTheme="majorHAnsi" w:cstheme="majorHAnsi"/>
          <w:noProof/>
          <w:sz w:val="22"/>
          <w:szCs w:val="22"/>
        </w:rPr>
        <w:t>in</w:t>
      </w:r>
      <w:r w:rsidR="00B839DF" w:rsidRPr="002141A1">
        <w:rPr>
          <w:rFonts w:asciiTheme="majorHAnsi" w:hAnsiTheme="majorHAnsi" w:cstheme="majorHAnsi"/>
          <w:noProof/>
          <w:sz w:val="22"/>
          <w:szCs w:val="22"/>
        </w:rPr>
        <w:t xml:space="preserve">tegrazione CRM EMMA – SEPA </w:t>
      </w:r>
      <w:r w:rsidR="009B55F2">
        <w:rPr>
          <w:rFonts w:asciiTheme="majorHAnsi" w:hAnsiTheme="majorHAnsi" w:cstheme="majorHAnsi"/>
          <w:noProof/>
          <w:sz w:val="22"/>
          <w:szCs w:val="22"/>
        </w:rPr>
        <w:t>verrà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mo</w:t>
      </w:r>
      <w:r w:rsidR="007A5A93">
        <w:rPr>
          <w:rFonts w:asciiTheme="majorHAnsi" w:hAnsiTheme="majorHAnsi" w:cstheme="majorHAnsi"/>
          <w:noProof/>
          <w:sz w:val="22"/>
          <w:szCs w:val="22"/>
        </w:rPr>
        <w:t xml:space="preserve">dificata relativamente </w:t>
      </w:r>
      <w:del w:id="232" w:author="Torrente Alessandra" w:date="2021-04-19T14:48:00Z">
        <w:r w:rsidR="007A5A93" w:rsidDel="00310EE5">
          <w:rPr>
            <w:rFonts w:asciiTheme="majorHAnsi" w:hAnsiTheme="majorHAnsi" w:cstheme="majorHAnsi"/>
            <w:noProof/>
            <w:sz w:val="22"/>
            <w:szCs w:val="22"/>
          </w:rPr>
          <w:delText>alla ricezione</w:delText>
        </w:r>
        <w:r w:rsidR="00B839DF" w:rsidRPr="002141A1" w:rsidDel="00310EE5">
          <w:rPr>
            <w:rFonts w:asciiTheme="majorHAnsi" w:hAnsiTheme="majorHAnsi" w:cstheme="majorHAnsi"/>
            <w:noProof/>
            <w:sz w:val="22"/>
            <w:szCs w:val="22"/>
          </w:rPr>
          <w:delText xml:space="preserve"> </w:delText>
        </w:r>
        <w:r w:rsidR="007A5A93" w:rsidDel="00310EE5">
          <w:rPr>
            <w:rFonts w:asciiTheme="majorHAnsi" w:hAnsiTheme="majorHAnsi" w:cstheme="majorHAnsi"/>
            <w:noProof/>
            <w:sz w:val="22"/>
            <w:szCs w:val="22"/>
          </w:rPr>
          <w:delText>dei</w:delText>
        </w:r>
        <w:r w:rsidDel="00310EE5">
          <w:rPr>
            <w:rFonts w:asciiTheme="majorHAnsi" w:hAnsiTheme="majorHAnsi" w:cstheme="majorHAnsi"/>
            <w:noProof/>
            <w:sz w:val="22"/>
            <w:szCs w:val="22"/>
          </w:rPr>
          <w:delText xml:space="preserve"> file </w:delText>
        </w:r>
        <w:r w:rsidRPr="003B4FF9" w:rsidDel="00310EE5">
          <w:rPr>
            <w:rFonts w:asciiTheme="majorHAnsi" w:hAnsiTheme="majorHAnsi" w:cstheme="majorHAnsi"/>
            <w:noProof/>
            <w:sz w:val="22"/>
            <w:szCs w:val="22"/>
          </w:rPr>
          <w:delText xml:space="preserve">contenente </w:delText>
        </w:r>
        <w:r w:rsidR="007A5A93" w:rsidDel="00310EE5">
          <w:rPr>
            <w:rFonts w:asciiTheme="majorHAnsi" w:hAnsiTheme="majorHAnsi" w:cstheme="majorHAnsi"/>
            <w:noProof/>
            <w:sz w:val="22"/>
            <w:szCs w:val="22"/>
          </w:rPr>
          <w:delText>gli Esiti AMS e gli Esiti Banca</w:delText>
        </w:r>
      </w:del>
      <w:ins w:id="233" w:author="Torrente Alessandra" w:date="2021-04-19T14:48:00Z">
        <w:r w:rsidR="00310EE5">
          <w:rPr>
            <w:rFonts w:asciiTheme="majorHAnsi" w:hAnsiTheme="majorHAnsi" w:cstheme="majorHAnsi"/>
            <w:noProof/>
            <w:sz w:val="22"/>
            <w:szCs w:val="22"/>
          </w:rPr>
          <w:t>ai seguenti flussi:</w:t>
        </w:r>
      </w:ins>
      <w:del w:id="234" w:author="Torrente Alessandra" w:date="2021-04-19T14:48:00Z">
        <w:r w:rsidR="009B59AF" w:rsidDel="00310EE5">
          <w:rPr>
            <w:rFonts w:asciiTheme="majorHAnsi" w:hAnsiTheme="majorHAnsi" w:cstheme="majorHAnsi"/>
            <w:noProof/>
            <w:sz w:val="22"/>
            <w:szCs w:val="22"/>
          </w:rPr>
          <w:delText>.</w:delText>
        </w:r>
      </w:del>
    </w:p>
    <w:p w14:paraId="6C38D1CD" w14:textId="77777777" w:rsidR="00310EE5" w:rsidRPr="00310EE5" w:rsidRDefault="00310EE5" w:rsidP="00310EE5">
      <w:pPr>
        <w:pStyle w:val="ListParagraph"/>
        <w:numPr>
          <w:ilvl w:val="0"/>
          <w:numId w:val="36"/>
        </w:numPr>
        <w:spacing w:line="360" w:lineRule="auto"/>
        <w:jc w:val="both"/>
        <w:rPr>
          <w:ins w:id="235" w:author="Torrente Alessandra" w:date="2021-04-19T14:48:00Z"/>
          <w:rFonts w:asciiTheme="majorHAnsi" w:hAnsiTheme="majorHAnsi" w:cstheme="majorHAnsi"/>
          <w:noProof/>
          <w:sz w:val="22"/>
          <w:szCs w:val="22"/>
        </w:rPr>
      </w:pPr>
      <w:ins w:id="236" w:author="Torrente Alessandra" w:date="2021-04-19T14:48:00Z">
        <w:r w:rsidRPr="00310EE5">
          <w:rPr>
            <w:rFonts w:asciiTheme="majorHAnsi" w:hAnsiTheme="majorHAnsi" w:cstheme="majorHAnsi"/>
            <w:noProof/>
            <w:sz w:val="22"/>
            <w:szCs w:val="22"/>
          </w:rPr>
          <w:t>invio file domiciliazioni dal CRM EMMA a AMS</w:t>
        </w:r>
      </w:ins>
    </w:p>
    <w:p w14:paraId="5AD592DE" w14:textId="77777777" w:rsidR="00310EE5" w:rsidRPr="00310EE5" w:rsidRDefault="00310EE5" w:rsidP="00310EE5">
      <w:pPr>
        <w:pStyle w:val="ListParagraph"/>
        <w:numPr>
          <w:ilvl w:val="0"/>
          <w:numId w:val="36"/>
        </w:numPr>
        <w:spacing w:line="360" w:lineRule="auto"/>
        <w:jc w:val="both"/>
        <w:rPr>
          <w:ins w:id="237" w:author="Torrente Alessandra" w:date="2021-04-19T14:48:00Z"/>
          <w:rFonts w:asciiTheme="majorHAnsi" w:hAnsiTheme="majorHAnsi" w:cstheme="majorHAnsi"/>
          <w:noProof/>
          <w:sz w:val="22"/>
          <w:szCs w:val="22"/>
        </w:rPr>
      </w:pPr>
      <w:ins w:id="238" w:author="Torrente Alessandra" w:date="2021-04-19T14:48:00Z">
        <w:r w:rsidRPr="00310EE5">
          <w:rPr>
            <w:rFonts w:asciiTheme="majorHAnsi" w:hAnsiTheme="majorHAnsi" w:cstheme="majorHAnsi"/>
            <w:noProof/>
            <w:sz w:val="22"/>
            <w:szCs w:val="22"/>
          </w:rPr>
          <w:t xml:space="preserve">ricezione del file contenente gli Esiti AMS </w:t>
        </w:r>
      </w:ins>
    </w:p>
    <w:p w14:paraId="4E702FFB" w14:textId="77777777" w:rsidR="00310EE5" w:rsidRPr="00310EE5" w:rsidRDefault="00310EE5" w:rsidP="00310EE5">
      <w:pPr>
        <w:pStyle w:val="ListParagraph"/>
        <w:numPr>
          <w:ilvl w:val="0"/>
          <w:numId w:val="36"/>
        </w:numPr>
        <w:spacing w:line="360" w:lineRule="auto"/>
        <w:jc w:val="both"/>
        <w:rPr>
          <w:ins w:id="239" w:author="Torrente Alessandra" w:date="2021-04-19T14:48:00Z"/>
          <w:rFonts w:asciiTheme="majorHAnsi" w:hAnsiTheme="majorHAnsi" w:cstheme="majorHAnsi"/>
          <w:noProof/>
          <w:sz w:val="22"/>
          <w:szCs w:val="22"/>
        </w:rPr>
      </w:pPr>
      <w:ins w:id="240" w:author="Torrente Alessandra" w:date="2021-04-19T14:48:00Z">
        <w:r w:rsidRPr="00310EE5">
          <w:rPr>
            <w:rFonts w:asciiTheme="majorHAnsi" w:hAnsiTheme="majorHAnsi" w:cstheme="majorHAnsi"/>
            <w:noProof/>
            <w:sz w:val="22"/>
            <w:szCs w:val="22"/>
          </w:rPr>
          <w:t>ricezione del file contenente gli Esiti Banca.</w:t>
        </w:r>
      </w:ins>
    </w:p>
    <w:p w14:paraId="4013A4A1" w14:textId="77777777" w:rsidR="00FD77CB" w:rsidRDefault="00FD77CB">
      <w:pPr>
        <w:spacing w:line="360" w:lineRule="auto"/>
        <w:jc w:val="both"/>
        <w:rPr>
          <w:ins w:id="241" w:author="Torrente Alessandra" w:date="2021-04-19T15:00:00Z"/>
          <w:rFonts w:asciiTheme="majorHAnsi" w:hAnsiTheme="majorHAnsi" w:cstheme="majorHAnsi"/>
          <w:noProof/>
          <w:sz w:val="22"/>
          <w:szCs w:val="22"/>
        </w:rPr>
        <w:pPrChange w:id="242" w:author="Torrente Alessandra" w:date="2021-04-19T15:00:00Z">
          <w:pPr>
            <w:pStyle w:val="ListParagraph"/>
            <w:numPr>
              <w:numId w:val="36"/>
            </w:numPr>
            <w:spacing w:line="360" w:lineRule="auto"/>
            <w:ind w:left="720" w:hanging="360"/>
            <w:jc w:val="both"/>
          </w:pPr>
        </w:pPrChange>
      </w:pPr>
    </w:p>
    <w:p w14:paraId="3F1DAEED" w14:textId="300B644D" w:rsidR="00FD77CB" w:rsidRPr="00FD77CB" w:rsidRDefault="00FD77CB">
      <w:pPr>
        <w:spacing w:line="360" w:lineRule="auto"/>
        <w:jc w:val="both"/>
        <w:rPr>
          <w:ins w:id="243" w:author="Torrente Alessandra" w:date="2021-04-19T15:00:00Z"/>
          <w:rFonts w:asciiTheme="majorHAnsi" w:hAnsiTheme="majorHAnsi" w:cstheme="majorHAnsi"/>
          <w:noProof/>
          <w:sz w:val="22"/>
          <w:szCs w:val="22"/>
          <w:rPrChange w:id="244" w:author="Torrente Alessandra" w:date="2021-04-19T15:00:00Z">
            <w:rPr>
              <w:ins w:id="245" w:author="Torrente Alessandra" w:date="2021-04-19T15:00:00Z"/>
              <w:noProof/>
            </w:rPr>
          </w:rPrChange>
        </w:rPr>
        <w:pPrChange w:id="246" w:author="Torrente Alessandra" w:date="2021-04-19T15:00:00Z">
          <w:pPr>
            <w:pStyle w:val="ListParagraph"/>
            <w:numPr>
              <w:numId w:val="36"/>
            </w:numPr>
            <w:spacing w:line="360" w:lineRule="auto"/>
            <w:ind w:left="720" w:hanging="360"/>
            <w:jc w:val="both"/>
          </w:pPr>
        </w:pPrChange>
      </w:pPr>
      <w:ins w:id="247" w:author="Torrente Alessandra" w:date="2021-04-19T15:00:00Z">
        <w:r w:rsidRPr="00FD77CB">
          <w:rPr>
            <w:rFonts w:asciiTheme="majorHAnsi" w:hAnsiTheme="majorHAnsi" w:cstheme="majorHAnsi"/>
            <w:noProof/>
            <w:sz w:val="22"/>
            <w:szCs w:val="22"/>
            <w:rPrChange w:id="248" w:author="Torrente Alessandra" w:date="2021-04-19T15:00:00Z">
              <w:rPr>
                <w:noProof/>
              </w:rPr>
            </w:rPrChange>
          </w:rPr>
          <w:t>Per i dati dei mandati non aderenti al SEDA dovranno essere previsti due nuovi flussi C:D (file domiciliazione in uscita, file validazione in ingresso), separati rispetto a quelli attuali dei mandati SEDA.</w:t>
        </w:r>
      </w:ins>
    </w:p>
    <w:p w14:paraId="40ED8826" w14:textId="48EDE94F" w:rsidR="00310EE5" w:rsidRDefault="00310EE5" w:rsidP="00310EE5">
      <w:pPr>
        <w:spacing w:line="360" w:lineRule="auto"/>
        <w:jc w:val="both"/>
        <w:rPr>
          <w:ins w:id="249" w:author="Torrente Alessandra" w:date="2021-04-19T15:00:00Z"/>
          <w:rFonts w:asciiTheme="majorHAnsi" w:hAnsiTheme="majorHAnsi" w:cstheme="majorHAnsi"/>
          <w:noProof/>
          <w:sz w:val="22"/>
          <w:szCs w:val="22"/>
        </w:rPr>
      </w:pPr>
    </w:p>
    <w:p w14:paraId="6A1C6067" w14:textId="77777777" w:rsidR="00FD77CB" w:rsidRDefault="00FD77CB" w:rsidP="00310EE5">
      <w:pPr>
        <w:spacing w:line="360" w:lineRule="auto"/>
        <w:jc w:val="both"/>
        <w:rPr>
          <w:ins w:id="250" w:author="Torrente Alessandra" w:date="2021-04-19T14:48:00Z"/>
          <w:rFonts w:asciiTheme="majorHAnsi" w:hAnsiTheme="majorHAnsi" w:cstheme="majorHAnsi"/>
          <w:noProof/>
          <w:sz w:val="22"/>
          <w:szCs w:val="22"/>
        </w:rPr>
      </w:pPr>
    </w:p>
    <w:p w14:paraId="738CFD15" w14:textId="362B85BA" w:rsidR="00310EE5" w:rsidRDefault="00310EE5" w:rsidP="00310EE5">
      <w:pPr>
        <w:pStyle w:val="Heading4"/>
        <w:numPr>
          <w:ilvl w:val="3"/>
          <w:numId w:val="9"/>
        </w:numPr>
        <w:rPr>
          <w:ins w:id="251" w:author="Torrente Alessandra" w:date="2021-04-19T14:48:00Z"/>
          <w:noProof/>
        </w:rPr>
      </w:pPr>
      <w:bookmarkStart w:id="252" w:name="_Toc69807238"/>
      <w:ins w:id="253" w:author="Torrente Alessandra" w:date="2021-04-19T14:48:00Z">
        <w:r>
          <w:rPr>
            <w:noProof/>
          </w:rPr>
          <w:t>EMMA</w:t>
        </w:r>
        <w:r w:rsidRPr="007A5A93">
          <w:rPr>
            <w:noProof/>
          </w:rPr>
          <w:t xml:space="preserve"> </w:t>
        </w:r>
        <w:r w:rsidRPr="007A5A93">
          <w:rPr>
            <w:noProof/>
          </w:rPr>
          <w:sym w:font="Wingdings" w:char="F0E0"/>
        </w:r>
        <w:r w:rsidRPr="007A5A93">
          <w:rPr>
            <w:noProof/>
          </w:rPr>
          <w:t xml:space="preserve"> AMS: </w:t>
        </w:r>
        <w:r>
          <w:rPr>
            <w:noProof/>
          </w:rPr>
          <w:t>Domiciliazioni bancarie</w:t>
        </w:r>
        <w:bookmarkEnd w:id="252"/>
      </w:ins>
    </w:p>
    <w:p w14:paraId="77C2A294" w14:textId="77777777" w:rsidR="00310EE5" w:rsidRDefault="00310EE5" w:rsidP="007A5A93">
      <w:pPr>
        <w:spacing w:line="360" w:lineRule="auto"/>
        <w:jc w:val="both"/>
        <w:rPr>
          <w:ins w:id="254" w:author="Torrente Alessandra" w:date="2021-04-19T14:48:00Z"/>
          <w:rFonts w:asciiTheme="majorHAnsi" w:hAnsiTheme="majorHAnsi" w:cstheme="majorHAnsi"/>
          <w:noProof/>
          <w:sz w:val="22"/>
          <w:szCs w:val="22"/>
        </w:rPr>
      </w:pPr>
    </w:p>
    <w:p w14:paraId="50E9996A" w14:textId="68FA39E2" w:rsidR="00310EE5" w:rsidRDefault="00310EE5" w:rsidP="007A5A93">
      <w:pPr>
        <w:spacing w:line="360" w:lineRule="auto"/>
        <w:jc w:val="both"/>
        <w:rPr>
          <w:ins w:id="255" w:author="Torrente Alessandra" w:date="2021-04-19T14:52:00Z"/>
          <w:rFonts w:asciiTheme="majorHAnsi" w:hAnsiTheme="majorHAnsi" w:cstheme="majorHAnsi"/>
          <w:noProof/>
          <w:sz w:val="22"/>
          <w:szCs w:val="22"/>
        </w:rPr>
      </w:pPr>
      <w:ins w:id="256" w:author="Torrente Alessandra" w:date="2021-04-19T14:51:00Z">
        <w:r>
          <w:rPr>
            <w:rFonts w:asciiTheme="majorHAnsi" w:hAnsiTheme="majorHAnsi" w:cstheme="majorHAnsi"/>
            <w:noProof/>
            <w:sz w:val="22"/>
            <w:szCs w:val="22"/>
          </w:rPr>
          <w:t xml:space="preserve">In fase di richiesta di attivazione mandato, </w:t>
        </w:r>
      </w:ins>
      <w:ins w:id="257" w:author="Torrente Alessandra" w:date="2021-04-19T14:48:00Z">
        <w:r>
          <w:rPr>
            <w:rFonts w:asciiTheme="majorHAnsi" w:hAnsiTheme="majorHAnsi" w:cstheme="majorHAnsi"/>
            <w:noProof/>
            <w:sz w:val="22"/>
            <w:szCs w:val="22"/>
          </w:rPr>
          <w:t xml:space="preserve">il CRM EMMA verificherà </w:t>
        </w:r>
      </w:ins>
      <w:ins w:id="258" w:author="Torrente Alessandra" w:date="2021-04-19T14:49:00Z">
        <w:r>
          <w:rPr>
            <w:rFonts w:asciiTheme="majorHAnsi" w:hAnsiTheme="majorHAnsi" w:cstheme="majorHAnsi"/>
            <w:noProof/>
            <w:sz w:val="22"/>
            <w:szCs w:val="22"/>
          </w:rPr>
          <w:t xml:space="preserve">se l’IBAN inserito o variato appartiene ad una banca aderente al SEDA censita nella tabella </w:t>
        </w:r>
      </w:ins>
      <w:ins w:id="259" w:author="Torrente Alessandra" w:date="2021-04-19T14:51:00Z">
        <w:r>
          <w:rPr>
            <w:rFonts w:asciiTheme="majorHAnsi" w:hAnsiTheme="majorHAnsi" w:cstheme="majorHAnsi"/>
            <w:noProof/>
            <w:sz w:val="22"/>
            <w:szCs w:val="22"/>
          </w:rPr>
          <w:t>“</w:t>
        </w:r>
      </w:ins>
      <w:ins w:id="260" w:author="Torrente Alessandra" w:date="2021-04-19T14:49:00Z">
        <w:r>
          <w:rPr>
            <w:rFonts w:asciiTheme="majorHAnsi" w:hAnsiTheme="majorHAnsi" w:cstheme="majorHAnsi"/>
            <w:noProof/>
            <w:sz w:val="22"/>
            <w:szCs w:val="22"/>
          </w:rPr>
          <w:t>Banche aderenti a SEDA</w:t>
        </w:r>
      </w:ins>
      <w:ins w:id="261" w:author="Torrente Alessandra" w:date="2021-04-19T14:51:00Z">
        <w:r>
          <w:rPr>
            <w:rFonts w:asciiTheme="majorHAnsi" w:hAnsiTheme="majorHAnsi" w:cstheme="majorHAnsi"/>
            <w:noProof/>
            <w:sz w:val="22"/>
            <w:szCs w:val="22"/>
          </w:rPr>
          <w:t>”</w:t>
        </w:r>
      </w:ins>
      <w:ins w:id="262" w:author="Torrente Alessandra" w:date="2021-04-19T14:49:00Z">
        <w:r>
          <w:rPr>
            <w:rFonts w:asciiTheme="majorHAnsi" w:hAnsiTheme="majorHAnsi" w:cstheme="majorHAnsi"/>
            <w:noProof/>
            <w:sz w:val="22"/>
            <w:szCs w:val="22"/>
          </w:rPr>
          <w:t xml:space="preserve"> del CRM</w:t>
        </w:r>
      </w:ins>
      <w:ins w:id="263" w:author="Torrente Alessandra" w:date="2021-04-19T14:52:00Z">
        <w:r>
          <w:rPr>
            <w:rFonts w:asciiTheme="majorHAnsi" w:hAnsiTheme="majorHAnsi" w:cstheme="majorHAnsi"/>
            <w:noProof/>
            <w:sz w:val="22"/>
            <w:szCs w:val="22"/>
          </w:rPr>
          <w:t xml:space="preserve"> e:</w:t>
        </w:r>
      </w:ins>
    </w:p>
    <w:p w14:paraId="628B89A3" w14:textId="3F46F095" w:rsidR="00310EE5" w:rsidRDefault="00310EE5">
      <w:pPr>
        <w:pStyle w:val="ListParagraph"/>
        <w:numPr>
          <w:ilvl w:val="0"/>
          <w:numId w:val="37"/>
        </w:numPr>
        <w:spacing w:line="360" w:lineRule="auto"/>
        <w:jc w:val="both"/>
        <w:rPr>
          <w:ins w:id="264" w:author="Torrente Alessandra" w:date="2021-04-19T14:53:00Z"/>
          <w:rFonts w:asciiTheme="majorHAnsi" w:hAnsiTheme="majorHAnsi" w:cstheme="majorHAnsi"/>
          <w:noProof/>
          <w:sz w:val="22"/>
          <w:szCs w:val="22"/>
        </w:rPr>
        <w:pPrChange w:id="265" w:author="Torrente Alessandra" w:date="2021-04-19T14:52:00Z">
          <w:pPr>
            <w:spacing w:line="360" w:lineRule="auto"/>
            <w:jc w:val="both"/>
          </w:pPr>
        </w:pPrChange>
      </w:pPr>
      <w:ins w:id="266" w:author="Torrente Alessandra" w:date="2021-04-19T14:52:00Z">
        <w:r w:rsidRPr="00310EE5">
          <w:rPr>
            <w:rFonts w:asciiTheme="majorHAnsi" w:hAnsiTheme="majorHAnsi" w:cstheme="majorHAnsi"/>
            <w:noProof/>
            <w:sz w:val="22"/>
            <w:szCs w:val="22"/>
            <w:rPrChange w:id="267" w:author="Torrente Alessandra" w:date="2021-04-19T14:52:00Z">
              <w:rPr>
                <w:noProof/>
              </w:rPr>
            </w:rPrChange>
          </w:rPr>
          <w:t>In caso positivo,</w:t>
        </w:r>
      </w:ins>
      <w:ins w:id="268" w:author="Torrente Alessandra" w:date="2021-04-19T14:53:00Z">
        <w:r>
          <w:rPr>
            <w:rFonts w:asciiTheme="majorHAnsi" w:hAnsiTheme="majorHAnsi" w:cstheme="majorHAnsi"/>
            <w:noProof/>
            <w:sz w:val="22"/>
            <w:szCs w:val="22"/>
          </w:rPr>
          <w:t xml:space="preserve"> il CRM EMMA</w:t>
        </w:r>
      </w:ins>
      <w:ins w:id="269" w:author="Torrente Alessandra" w:date="2021-04-19T14:52:00Z">
        <w:r w:rsidRPr="00310EE5">
          <w:rPr>
            <w:rFonts w:asciiTheme="majorHAnsi" w:hAnsiTheme="majorHAnsi" w:cstheme="majorHAnsi"/>
            <w:noProof/>
            <w:sz w:val="22"/>
            <w:szCs w:val="22"/>
            <w:rPrChange w:id="270" w:author="Torrente Alessandra" w:date="2021-04-19T14:52:00Z">
              <w:rPr>
                <w:noProof/>
              </w:rPr>
            </w:rPrChange>
          </w:rPr>
          <w:t xml:space="preserve"> </w:t>
        </w:r>
      </w:ins>
      <w:ins w:id="271" w:author="Torrente Alessandra" w:date="2021-04-20T09:55:00Z">
        <w:r w:rsidR="00E741C9" w:rsidRPr="00E741C9">
          <w:rPr>
            <w:rFonts w:asciiTheme="majorHAnsi" w:hAnsiTheme="majorHAnsi" w:cstheme="majorHAnsi"/>
            <w:noProof/>
            <w:sz w:val="22"/>
            <w:szCs w:val="22"/>
            <w:rPrChange w:id="272" w:author="Torrente Alessandra" w:date="2021-04-20T09:55:00Z">
              <w:rPr>
                <w:rFonts w:ascii="Calibri Light" w:eastAsia="Times New Roman" w:hAnsi="Calibri Light" w:cs="Calibri Light"/>
                <w:highlight w:val="yellow"/>
              </w:rPr>
            </w:rPrChange>
          </w:rPr>
          <w:t>inserirà i dati del mandato nel file delle domiciliazioni</w:t>
        </w:r>
        <w:r w:rsidR="00E741C9" w:rsidRPr="00E741C9">
          <w:rPr>
            <w:rFonts w:asciiTheme="majorHAnsi" w:hAnsiTheme="majorHAnsi" w:cstheme="majorHAnsi"/>
            <w:noProof/>
            <w:sz w:val="22"/>
            <w:szCs w:val="22"/>
            <w:rPrChange w:id="273" w:author="Torrente Alessandra" w:date="2021-04-20T09:56:00Z">
              <w:rPr>
                <w:rFonts w:ascii="Calibri Light" w:eastAsia="Times New Roman" w:hAnsi="Calibri Light" w:cs="Calibri Light"/>
              </w:rPr>
            </w:rPrChange>
          </w:rPr>
          <w:t xml:space="preserve"> bancarie</w:t>
        </w:r>
        <w:r w:rsidR="00E741C9">
          <w:rPr>
            <w:rFonts w:ascii="Calibri Light" w:eastAsia="Times New Roman" w:hAnsi="Calibri Light" w:cs="Calibri Light"/>
          </w:rPr>
          <w:t xml:space="preserve"> </w:t>
        </w:r>
      </w:ins>
      <w:ins w:id="274" w:author="Torrente Alessandra" w:date="2021-04-19T14:52:00Z">
        <w:r w:rsidRPr="00310EE5">
          <w:rPr>
            <w:rFonts w:asciiTheme="majorHAnsi" w:hAnsiTheme="majorHAnsi" w:cstheme="majorHAnsi"/>
            <w:noProof/>
            <w:sz w:val="22"/>
            <w:szCs w:val="22"/>
            <w:rPrChange w:id="275" w:author="Torrente Alessandra" w:date="2021-04-19T14:52:00Z">
              <w:rPr>
                <w:noProof/>
              </w:rPr>
            </w:rPrChange>
          </w:rPr>
          <w:t xml:space="preserve">tramite il flusso </w:t>
        </w:r>
      </w:ins>
      <w:ins w:id="276" w:author="Torrente Alessandra" w:date="2021-04-19T14:53:00Z">
        <w:r>
          <w:rPr>
            <w:rFonts w:asciiTheme="majorHAnsi" w:hAnsiTheme="majorHAnsi" w:cstheme="majorHAnsi"/>
            <w:noProof/>
            <w:sz w:val="22"/>
            <w:szCs w:val="22"/>
          </w:rPr>
          <w:t xml:space="preserve">e le logiche </w:t>
        </w:r>
      </w:ins>
      <w:ins w:id="277" w:author="Torrente Alessandra" w:date="2021-04-19T14:52:00Z">
        <w:r w:rsidRPr="00310EE5">
          <w:rPr>
            <w:rFonts w:asciiTheme="majorHAnsi" w:hAnsiTheme="majorHAnsi" w:cstheme="majorHAnsi"/>
            <w:noProof/>
            <w:sz w:val="22"/>
            <w:szCs w:val="22"/>
            <w:rPrChange w:id="278" w:author="Torrente Alessandra" w:date="2021-04-19T14:52:00Z">
              <w:rPr>
                <w:noProof/>
              </w:rPr>
            </w:rPrChange>
          </w:rPr>
          <w:t>in essere</w:t>
        </w:r>
      </w:ins>
    </w:p>
    <w:p w14:paraId="4B4043B8" w14:textId="548743F7" w:rsidR="00E741C9" w:rsidRPr="00E741C9" w:rsidRDefault="00310EE5" w:rsidP="00E741C9">
      <w:pPr>
        <w:numPr>
          <w:ilvl w:val="0"/>
          <w:numId w:val="40"/>
        </w:numPr>
        <w:spacing w:line="360" w:lineRule="auto"/>
        <w:jc w:val="both"/>
        <w:rPr>
          <w:ins w:id="279" w:author="Torrente Alessandra" w:date="2021-04-20T09:57:00Z"/>
          <w:rFonts w:asciiTheme="majorHAnsi" w:hAnsiTheme="majorHAnsi" w:cstheme="majorHAnsi"/>
          <w:noProof/>
          <w:sz w:val="22"/>
          <w:szCs w:val="22"/>
          <w:rPrChange w:id="280" w:author="Torrente Alessandra" w:date="2021-04-20T09:57:00Z">
            <w:rPr>
              <w:ins w:id="281" w:author="Torrente Alessandra" w:date="2021-04-20T09:57:00Z"/>
              <w:rFonts w:ascii="Calibri Light" w:eastAsia="Times New Roman" w:hAnsi="Calibri Light" w:cs="Calibri Light"/>
              <w:sz w:val="22"/>
              <w:szCs w:val="22"/>
              <w:highlight w:val="yellow"/>
            </w:rPr>
          </w:rPrChange>
        </w:rPr>
      </w:pPr>
      <w:ins w:id="282" w:author="Torrente Alessandra" w:date="2021-04-19T14:53:00Z">
        <w:r>
          <w:rPr>
            <w:rFonts w:asciiTheme="majorHAnsi" w:hAnsiTheme="majorHAnsi" w:cstheme="majorHAnsi"/>
            <w:noProof/>
            <w:sz w:val="22"/>
            <w:szCs w:val="22"/>
          </w:rPr>
          <w:t xml:space="preserve">In caso negativo, il CRM EMMA </w:t>
        </w:r>
      </w:ins>
      <w:ins w:id="283" w:author="Torrente Alessandra" w:date="2021-04-20T09:57:00Z">
        <w:r w:rsidR="00E741C9" w:rsidRPr="00E741C9">
          <w:rPr>
            <w:rFonts w:asciiTheme="majorHAnsi" w:hAnsiTheme="majorHAnsi" w:cstheme="majorHAnsi"/>
            <w:noProof/>
            <w:sz w:val="22"/>
            <w:szCs w:val="22"/>
            <w:rPrChange w:id="284" w:author="Torrente Alessandra" w:date="2021-04-20T09:57:00Z">
              <w:rPr>
                <w:rFonts w:ascii="Calibri Light" w:eastAsia="Times New Roman" w:hAnsi="Calibri Light" w:cs="Calibri Light"/>
                <w:highlight w:val="yellow"/>
              </w:rPr>
            </w:rPrChange>
          </w:rPr>
          <w:t>inserirà i dati del mandato in un nuovo file delle domiciliazioni bancarie dedicato agli IBAN non aderenti al SEDA tramite un nuovo flusso.</w:t>
        </w:r>
      </w:ins>
    </w:p>
    <w:p w14:paraId="037AE53B" w14:textId="69548168" w:rsidR="00310EE5" w:rsidRPr="00310EE5" w:rsidDel="00E741C9" w:rsidRDefault="00310EE5" w:rsidP="00E741C9">
      <w:pPr>
        <w:pStyle w:val="ListParagraph"/>
        <w:spacing w:line="360" w:lineRule="auto"/>
        <w:ind w:left="720"/>
        <w:jc w:val="both"/>
        <w:rPr>
          <w:del w:id="285" w:author="Torrente Alessandra" w:date="2021-04-20T09:57:00Z"/>
          <w:rFonts w:asciiTheme="majorHAnsi" w:hAnsiTheme="majorHAnsi" w:cstheme="majorHAnsi"/>
          <w:noProof/>
          <w:sz w:val="22"/>
          <w:szCs w:val="22"/>
          <w:rPrChange w:id="286" w:author="Torrente Alessandra" w:date="2021-04-19T14:52:00Z">
            <w:rPr>
              <w:del w:id="287" w:author="Torrente Alessandra" w:date="2021-04-20T09:57:00Z"/>
              <w:noProof/>
            </w:rPr>
          </w:rPrChange>
        </w:rPr>
        <w:pPrChange w:id="288" w:author="Torrente Alessandra" w:date="2021-04-20T09:57:00Z">
          <w:pPr>
            <w:spacing w:line="360" w:lineRule="auto"/>
            <w:jc w:val="both"/>
          </w:pPr>
        </w:pPrChange>
      </w:pPr>
    </w:p>
    <w:p w14:paraId="4ABAC339" w14:textId="77777777" w:rsidR="008D4F18" w:rsidRPr="008D4F18" w:rsidRDefault="008D4F18" w:rsidP="008D4F18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445AAA90" w14:textId="730FAEA0" w:rsidR="00130D91" w:rsidRDefault="008D4F18" w:rsidP="008B2A83">
      <w:pPr>
        <w:pStyle w:val="Heading4"/>
        <w:numPr>
          <w:ilvl w:val="3"/>
          <w:numId w:val="9"/>
        </w:numPr>
        <w:rPr>
          <w:noProof/>
        </w:rPr>
      </w:pPr>
      <w:bookmarkStart w:id="289" w:name="_Toc69807239"/>
      <w:r w:rsidRPr="007A5A93">
        <w:rPr>
          <w:noProof/>
        </w:rPr>
        <w:t xml:space="preserve">(Flat file) AMS </w:t>
      </w:r>
      <w:r w:rsidRPr="007A5A93">
        <w:rPr>
          <w:noProof/>
        </w:rPr>
        <w:sym w:font="Wingdings" w:char="F0E0"/>
      </w:r>
      <w:r w:rsidRPr="007A5A93">
        <w:rPr>
          <w:noProof/>
        </w:rPr>
        <w:t xml:space="preserve"> EMMA: </w:t>
      </w:r>
      <w:r w:rsidR="00130D91">
        <w:rPr>
          <w:noProof/>
        </w:rPr>
        <w:t>Esiti AMS</w:t>
      </w:r>
      <w:bookmarkEnd w:id="289"/>
    </w:p>
    <w:p w14:paraId="6713016F" w14:textId="77777777" w:rsidR="00130D91" w:rsidRPr="00130D91" w:rsidRDefault="00130D91" w:rsidP="00130D91"/>
    <w:p w14:paraId="78A73E1E" w14:textId="0AC479AC" w:rsidR="008D4F18" w:rsidRDefault="008D4F18" w:rsidP="008D4F18">
      <w:pPr>
        <w:spacing w:line="360" w:lineRule="auto"/>
        <w:jc w:val="both"/>
        <w:rPr>
          <w:ins w:id="290" w:author="Torrente Alessandra" w:date="2021-04-19T14:55:00Z"/>
          <w:rFonts w:asciiTheme="majorHAnsi" w:hAnsiTheme="majorHAnsi" w:cstheme="majorHAnsi"/>
          <w:noProof/>
          <w:sz w:val="22"/>
          <w:szCs w:val="22"/>
        </w:rPr>
      </w:pPr>
      <w:r w:rsidRPr="008D4F18">
        <w:rPr>
          <w:rFonts w:asciiTheme="majorHAnsi" w:hAnsiTheme="majorHAnsi" w:cstheme="majorHAnsi"/>
          <w:noProof/>
          <w:sz w:val="22"/>
          <w:szCs w:val="22"/>
        </w:rPr>
        <w:t xml:space="preserve">AMS manda quotidianamente ad EMMA </w:t>
      </w:r>
      <w:r w:rsidR="007A5A93">
        <w:rPr>
          <w:rFonts w:asciiTheme="majorHAnsi" w:hAnsiTheme="majorHAnsi" w:cstheme="majorHAnsi"/>
          <w:noProof/>
          <w:sz w:val="22"/>
          <w:szCs w:val="22"/>
        </w:rPr>
        <w:t xml:space="preserve">un file </w:t>
      </w:r>
      <w:r w:rsidRPr="008D4F18">
        <w:rPr>
          <w:rFonts w:asciiTheme="majorHAnsi" w:hAnsiTheme="majorHAnsi" w:cstheme="majorHAnsi"/>
          <w:noProof/>
          <w:sz w:val="22"/>
          <w:szCs w:val="22"/>
        </w:rPr>
        <w:t>contenente l’elenco dei m</w:t>
      </w:r>
      <w:r w:rsidR="00130D91">
        <w:rPr>
          <w:rFonts w:asciiTheme="majorHAnsi" w:hAnsiTheme="majorHAnsi" w:cstheme="majorHAnsi"/>
          <w:noProof/>
          <w:sz w:val="22"/>
          <w:szCs w:val="22"/>
        </w:rPr>
        <w:t>andati validati (ESITI_AMS.txt).</w:t>
      </w:r>
      <w:r w:rsidRPr="008D4F18">
        <w:rPr>
          <w:rFonts w:asciiTheme="majorHAnsi" w:hAnsiTheme="majorHAnsi" w:cstheme="majorHAnsi"/>
          <w:noProof/>
          <w:sz w:val="22"/>
          <w:szCs w:val="22"/>
        </w:rPr>
        <w:t xml:space="preserve"> </w:t>
      </w:r>
    </w:p>
    <w:p w14:paraId="7D5ECA8B" w14:textId="5659DA90" w:rsidR="008D4F18" w:rsidRDefault="008D4F18" w:rsidP="008D4F18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8D4F18">
        <w:rPr>
          <w:rFonts w:asciiTheme="majorHAnsi" w:hAnsiTheme="majorHAnsi" w:cstheme="majorHAnsi"/>
          <w:noProof/>
          <w:sz w:val="22"/>
          <w:szCs w:val="22"/>
        </w:rPr>
        <w:t>Il match fra l’esito del file e il mandato presente a sistema viene effettuato tramite il codice RUM.</w:t>
      </w:r>
    </w:p>
    <w:p w14:paraId="5022BB0D" w14:textId="1B3C607E" w:rsidR="007A5A93" w:rsidRDefault="007A5A93" w:rsidP="008D4F18">
      <w:pPr>
        <w:spacing w:line="360" w:lineRule="auto"/>
        <w:jc w:val="both"/>
        <w:rPr>
          <w:ins w:id="291" w:author="Torrente Alessandra" w:date="2021-04-19T14:59:00Z"/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In caso di validazione positiva da parte di AMS</w:t>
      </w:r>
      <w:ins w:id="292" w:author="Torrente Alessandra" w:date="2021-04-19T15:01:00Z">
        <w:r w:rsidR="00FD77CB">
          <w:rPr>
            <w:rFonts w:asciiTheme="majorHAnsi" w:hAnsiTheme="majorHAnsi" w:cstheme="majorHAnsi"/>
            <w:noProof/>
            <w:sz w:val="22"/>
            <w:szCs w:val="22"/>
          </w:rPr>
          <w:t xml:space="preserve"> attualmente</w:t>
        </w:r>
      </w:ins>
      <w:r>
        <w:rPr>
          <w:rFonts w:asciiTheme="majorHAnsi" w:hAnsiTheme="majorHAnsi" w:cstheme="majorHAnsi"/>
          <w:noProof/>
          <w:sz w:val="22"/>
          <w:szCs w:val="22"/>
        </w:rPr>
        <w:t xml:space="preserve"> il mandato passa in stato </w:t>
      </w:r>
      <w:r w:rsidRPr="007A5A93">
        <w:rPr>
          <w:rFonts w:asciiTheme="majorHAnsi" w:hAnsiTheme="majorHAnsi" w:cstheme="majorHAnsi"/>
          <w:i/>
          <w:noProof/>
          <w:sz w:val="22"/>
          <w:szCs w:val="22"/>
        </w:rPr>
        <w:t>Validato</w:t>
      </w:r>
      <w:r>
        <w:rPr>
          <w:rFonts w:asciiTheme="majorHAnsi" w:hAnsiTheme="majorHAnsi" w:cstheme="majorHAnsi"/>
          <w:noProof/>
          <w:sz w:val="22"/>
          <w:szCs w:val="22"/>
        </w:rPr>
        <w:t xml:space="preserve">. </w:t>
      </w:r>
    </w:p>
    <w:p w14:paraId="385208C4" w14:textId="75ACB40E" w:rsidR="00FD77CB" w:rsidRDefault="00FD77CB" w:rsidP="008D4F18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ins w:id="293" w:author="Torrente Alessandra" w:date="2021-04-19T15:01:00Z">
        <w:r>
          <w:rPr>
            <w:rFonts w:asciiTheme="majorHAnsi" w:hAnsiTheme="majorHAnsi" w:cstheme="majorHAnsi"/>
            <w:noProof/>
            <w:sz w:val="22"/>
            <w:szCs w:val="22"/>
          </w:rPr>
          <w:t>Dovranno essere distinti i due seguenti casi:</w:t>
        </w:r>
      </w:ins>
    </w:p>
    <w:p w14:paraId="2D89F846" w14:textId="0547D545" w:rsidR="00B47F58" w:rsidRPr="00B47F58" w:rsidRDefault="007A5A93" w:rsidP="00B47F58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rPrChange w:id="294" w:author="Torrente Alessandra" w:date="2021-04-19T15:02:00Z">
            <w:rPr>
              <w:noProof/>
            </w:rPr>
          </w:rPrChange>
        </w:rPr>
        <w:pPrChange w:id="295" w:author="Torrente Alessandra" w:date="2021-04-19T15:02:00Z">
          <w:pPr>
            <w:spacing w:line="360" w:lineRule="auto"/>
            <w:jc w:val="both"/>
          </w:pPr>
        </w:pPrChange>
      </w:pPr>
      <w:r w:rsidRPr="00464A66">
        <w:rPr>
          <w:rFonts w:asciiTheme="majorHAnsi" w:hAnsiTheme="majorHAnsi" w:cstheme="majorHAnsi"/>
          <w:noProof/>
          <w:sz w:val="22"/>
          <w:szCs w:val="22"/>
        </w:rPr>
        <w:t xml:space="preserve">Per i mandati con IBAN </w:t>
      </w:r>
      <w:del w:id="296" w:author="Torrente Alessandra" w:date="2021-04-19T11:06:00Z">
        <w:r w:rsidRPr="00464A66" w:rsidDel="008B7AC1">
          <w:rPr>
            <w:rFonts w:asciiTheme="majorHAnsi" w:hAnsiTheme="majorHAnsi" w:cstheme="majorHAnsi"/>
            <w:noProof/>
            <w:sz w:val="22"/>
            <w:szCs w:val="22"/>
          </w:rPr>
          <w:delText xml:space="preserve">italiani </w:delText>
        </w:r>
      </w:del>
      <w:ins w:id="297" w:author="Torrente Alessandra" w:date="2021-04-19T11:06:00Z">
        <w:r w:rsidR="008B7AC1" w:rsidRPr="00464A66">
          <w:rPr>
            <w:rFonts w:asciiTheme="majorHAnsi" w:hAnsiTheme="majorHAnsi" w:cstheme="majorHAnsi"/>
            <w:noProof/>
            <w:sz w:val="22"/>
            <w:szCs w:val="22"/>
          </w:rPr>
          <w:t xml:space="preserve">aderenti al SEDA </w:t>
        </w:r>
      </w:ins>
      <w:ins w:id="298" w:author="Torrente Alessandra" w:date="2021-04-20T09:58:00Z">
        <w:r w:rsidR="00D84BE9" w:rsidRPr="00B47F58">
          <w:rPr>
            <w:rFonts w:asciiTheme="majorHAnsi" w:hAnsiTheme="majorHAnsi" w:cstheme="majorHAnsi"/>
            <w:noProof/>
            <w:sz w:val="22"/>
            <w:szCs w:val="22"/>
          </w:rPr>
          <w:t xml:space="preserve">gli esiti </w:t>
        </w:r>
        <w:r w:rsidR="00D84BE9" w:rsidRPr="00464A66">
          <w:rPr>
            <w:rFonts w:asciiTheme="majorHAnsi" w:hAnsiTheme="majorHAnsi" w:cstheme="majorHAnsi"/>
            <w:noProof/>
            <w:sz w:val="22"/>
            <w:szCs w:val="22"/>
            <w:rPrChange w:id="299" w:author="Torrente Alessandra" w:date="2021-04-20T09:58:00Z">
              <w:rPr>
                <w:rFonts w:ascii="Calibri Light" w:eastAsia="Times New Roman" w:hAnsi="Calibri Light" w:cs="Calibri Light"/>
              </w:rPr>
            </w:rPrChange>
          </w:rPr>
          <w:t xml:space="preserve">AMS </w:t>
        </w:r>
        <w:r w:rsidR="00D84BE9" w:rsidRPr="00464A66">
          <w:rPr>
            <w:rFonts w:asciiTheme="majorHAnsi" w:hAnsiTheme="majorHAnsi" w:cstheme="majorHAnsi"/>
            <w:noProof/>
            <w:sz w:val="22"/>
            <w:szCs w:val="22"/>
            <w:rPrChange w:id="300" w:author="Torrente Alessandra" w:date="2021-04-20T09:58:00Z">
              <w:rPr>
                <w:rFonts w:ascii="Calibri Light" w:eastAsia="Times New Roman" w:hAnsi="Calibri Light" w:cs="Calibri Light"/>
                <w:highlight w:val="yellow"/>
              </w:rPr>
            </w:rPrChange>
          </w:rPr>
          <w:t>verranno inviat</w:t>
        </w:r>
      </w:ins>
      <w:r w:rsidR="00464A66" w:rsidRPr="00464A66">
        <w:rPr>
          <w:rFonts w:asciiTheme="majorHAnsi" w:hAnsiTheme="majorHAnsi" w:cstheme="majorHAnsi"/>
          <w:noProof/>
          <w:sz w:val="22"/>
          <w:szCs w:val="22"/>
        </w:rPr>
        <w:t>i</w:t>
      </w:r>
      <w:ins w:id="301" w:author="Torrente Alessandra" w:date="2021-04-20T09:58:00Z">
        <w:r w:rsidR="00D84BE9" w:rsidRPr="00464A66">
          <w:rPr>
            <w:rFonts w:asciiTheme="majorHAnsi" w:hAnsiTheme="majorHAnsi" w:cstheme="majorHAnsi"/>
            <w:noProof/>
            <w:sz w:val="22"/>
            <w:szCs w:val="22"/>
            <w:rPrChange w:id="302" w:author="Torrente Alessandra" w:date="2021-04-20T09:58:00Z">
              <w:rPr>
                <w:rFonts w:ascii="Calibri Light" w:eastAsia="Times New Roman" w:hAnsi="Calibri Light" w:cs="Calibri Light"/>
                <w:highlight w:val="yellow"/>
              </w:rPr>
            </w:rPrChange>
          </w:rPr>
          <w:t xml:space="preserve"> tramite il file e il flusso in essere</w:t>
        </w:r>
      </w:ins>
      <w:del w:id="303" w:author="Torrente Alessandra" w:date="2021-04-20T09:58:00Z">
        <w:r w:rsidRPr="00464A66" w:rsidDel="00D84BE9">
          <w:rPr>
            <w:rFonts w:asciiTheme="majorHAnsi" w:hAnsiTheme="majorHAnsi" w:cstheme="majorHAnsi"/>
            <w:noProof/>
            <w:sz w:val="22"/>
            <w:szCs w:val="22"/>
          </w:rPr>
          <w:delText xml:space="preserve">il </w:delText>
        </w:r>
      </w:del>
      <w:del w:id="304" w:author="Torrente Alessandra" w:date="2021-04-19T14:56:00Z">
        <w:r w:rsidRPr="00464A66" w:rsidDel="00FD77CB">
          <w:rPr>
            <w:rFonts w:asciiTheme="majorHAnsi" w:hAnsiTheme="majorHAnsi" w:cstheme="majorHAnsi"/>
            <w:noProof/>
            <w:sz w:val="22"/>
            <w:szCs w:val="22"/>
          </w:rPr>
          <w:delText xml:space="preserve">funzionamento non cambierà. </w:delText>
        </w:r>
      </w:del>
    </w:p>
    <w:p w14:paraId="7EB356F1" w14:textId="66E43E6B" w:rsidR="00B47F58" w:rsidRPr="00B47F58" w:rsidDel="00FD77CB" w:rsidRDefault="00B47F58" w:rsidP="00B47F58">
      <w:pPr>
        <w:rPr>
          <w:del w:id="305" w:author="Torrente Alessandra" w:date="2021-04-19T15:02:00Z"/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Per i mandati </w:t>
      </w:r>
      <w:r w:rsidRPr="00B47F58">
        <w:rPr>
          <w:rFonts w:asciiTheme="majorHAnsi" w:hAnsiTheme="majorHAnsi" w:cstheme="majorHAnsi"/>
          <w:noProof/>
          <w:sz w:val="22"/>
          <w:szCs w:val="22"/>
        </w:rPr>
        <w:t xml:space="preserve">con IBAN </w:t>
      </w:r>
      <w:ins w:id="306" w:author="Torrente Alessandra" w:date="2021-04-19T11:06:00Z">
        <w:r w:rsidRPr="00B47F58">
          <w:rPr>
            <w:rFonts w:asciiTheme="majorHAnsi" w:hAnsiTheme="majorHAnsi" w:cstheme="majorHAnsi"/>
            <w:noProof/>
            <w:sz w:val="22"/>
            <w:szCs w:val="22"/>
          </w:rPr>
          <w:t>non aderenti al SEDA</w:t>
        </w:r>
      </w:ins>
      <w:r w:rsidR="000F23C2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bookmarkStart w:id="307" w:name="_GoBack"/>
      <w:bookmarkEnd w:id="307"/>
      <w:del w:id="308" w:author="Torrente Alessandra" w:date="2021-04-19T11:06:00Z">
        <w:r w:rsidRPr="00B47F58" w:rsidDel="008B7AC1">
          <w:rPr>
            <w:rFonts w:asciiTheme="majorHAnsi" w:hAnsiTheme="majorHAnsi" w:cstheme="majorHAnsi"/>
            <w:noProof/>
            <w:sz w:val="22"/>
            <w:szCs w:val="22"/>
          </w:rPr>
          <w:delText xml:space="preserve">esteri </w:delText>
        </w:r>
      </w:del>
      <w:ins w:id="309" w:author="Torrente Alessandra" w:date="2021-04-20T09:59:00Z">
        <w:r w:rsidRPr="00B47F58">
          <w:rPr>
            <w:rFonts w:asciiTheme="majorHAnsi" w:hAnsiTheme="majorHAnsi" w:cstheme="majorHAnsi"/>
            <w:noProof/>
            <w:sz w:val="22"/>
            <w:szCs w:val="22"/>
            <w:rPrChange w:id="310" w:author="Torrente Alessandra" w:date="2021-04-20T09:59:00Z">
              <w:rPr>
                <w:rFonts w:ascii="Calibri Light" w:eastAsia="Times New Roman" w:hAnsi="Calibri Light" w:cs="Calibri Light"/>
                <w:highlight w:val="yellow"/>
              </w:rPr>
            </w:rPrChange>
          </w:rPr>
          <w:t xml:space="preserve">gli esiti AMS verranno inviati tramite un nuovo  file e un nuovo flusso </w:t>
        </w:r>
      </w:ins>
      <w:ins w:id="311" w:author="Torrente Alessandra" w:date="2021-04-19T14:59:00Z">
        <w:r w:rsidRPr="00B47F58">
          <w:rPr>
            <w:rFonts w:asciiTheme="majorHAnsi" w:hAnsiTheme="majorHAnsi" w:cstheme="majorHAnsi"/>
            <w:noProof/>
            <w:sz w:val="22"/>
            <w:szCs w:val="22"/>
            <w:rPrChange w:id="312" w:author="Torrente Alessandra" w:date="2021-04-20T09:59:00Z">
              <w:rPr>
                <w:rFonts w:asciiTheme="majorHAnsi" w:hAnsiTheme="majorHAnsi" w:cstheme="majorHAnsi"/>
                <w:noProof/>
                <w:sz w:val="22"/>
                <w:szCs w:val="22"/>
              </w:rPr>
            </w:rPrChange>
          </w:rPr>
          <w:t>e</w:t>
        </w:r>
        <w:r w:rsidRPr="00B47F58">
          <w:rPr>
            <w:rFonts w:asciiTheme="majorHAnsi" w:hAnsiTheme="majorHAnsi" w:cstheme="majorHAnsi"/>
            <w:noProof/>
            <w:sz w:val="22"/>
            <w:szCs w:val="22"/>
          </w:rPr>
          <w:t xml:space="preserve"> </w:t>
        </w:r>
      </w:ins>
      <w:r w:rsidRPr="00B47F58">
        <w:rPr>
          <w:rFonts w:asciiTheme="majorHAnsi" w:hAnsiTheme="majorHAnsi" w:cstheme="majorHAnsi"/>
          <w:noProof/>
          <w:sz w:val="22"/>
          <w:szCs w:val="22"/>
        </w:rPr>
        <w:t>la validazione da parte di AMS comporterà direttamente il passaggio del mandato in stato Attivo.</w:t>
      </w:r>
    </w:p>
    <w:p w14:paraId="135C3BB8" w14:textId="04844B3B" w:rsidR="00464A66" w:rsidRDefault="00464A66" w:rsidP="00B47F58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614EB3BE" w14:textId="7816A845" w:rsidR="00D84BE9" w:rsidRDefault="00D14932" w:rsidP="00B47F58">
      <w:pPr>
        <w:rPr>
          <w:ins w:id="313" w:author="Torrente Alessandra" w:date="2021-04-20T09:58:00Z"/>
          <w:rFonts w:ascii="Calibri" w:eastAsia="Times New Roman" w:hAnsi="Calibri"/>
          <w:sz w:val="22"/>
          <w:szCs w:val="22"/>
          <w:highlight w:val="yellow"/>
        </w:rPr>
      </w:pPr>
      <w:r>
        <w:rPr>
          <w:rFonts w:asciiTheme="majorHAnsi" w:hAnsiTheme="majorHAnsi" w:cstheme="majorHAnsi"/>
          <w:noProof/>
          <w:sz w:val="22"/>
          <w:szCs w:val="22"/>
        </w:rPr>
        <w:br w:type="page"/>
      </w:r>
    </w:p>
    <w:p w14:paraId="2950A914" w14:textId="72EBA465" w:rsidR="00D14932" w:rsidRDefault="00D14932">
      <w:pPr>
        <w:spacing w:after="160" w:line="259" w:lineRule="auto"/>
        <w:rPr>
          <w:rFonts w:asciiTheme="majorHAnsi" w:hAnsiTheme="majorHAnsi" w:cstheme="majorHAnsi"/>
          <w:noProof/>
          <w:sz w:val="22"/>
          <w:szCs w:val="22"/>
        </w:rPr>
      </w:pPr>
    </w:p>
    <w:p w14:paraId="550EB758" w14:textId="77777777" w:rsidR="002A7B88" w:rsidRPr="00130D91" w:rsidRDefault="002A7B88" w:rsidP="00130D91">
      <w:pPr>
        <w:pStyle w:val="ListParagraph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32"/>
        <w:gridCol w:w="2172"/>
        <w:gridCol w:w="2525"/>
        <w:gridCol w:w="2525"/>
      </w:tblGrid>
      <w:tr w:rsidR="00130D91" w14:paraId="7D4B9F85" w14:textId="77777777" w:rsidTr="0013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79DF4B91" w14:textId="22C2D079" w:rsidR="00130D91" w:rsidRDefault="00130D91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Esito file Esiti AMS</w:t>
            </w:r>
          </w:p>
        </w:tc>
        <w:tc>
          <w:tcPr>
            <w:tcW w:w="2172" w:type="dxa"/>
          </w:tcPr>
          <w:p w14:paraId="2116D7A1" w14:textId="3BB72510" w:rsidR="00130D91" w:rsidRDefault="00130D91" w:rsidP="000D49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Causale file Esiti AMS</w:t>
            </w:r>
          </w:p>
        </w:tc>
        <w:tc>
          <w:tcPr>
            <w:tcW w:w="2525" w:type="dxa"/>
          </w:tcPr>
          <w:p w14:paraId="0662EC18" w14:textId="1E58D2F6" w:rsidR="00130D91" w:rsidRDefault="00130D91" w:rsidP="00FD77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Nuovo stato mandato IBAN </w:t>
            </w:r>
            <w:del w:id="314" w:author="Torrente Alessandra" w:date="2021-04-19T15:02:00Z">
              <w:r w:rsidDel="00FD77CB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delText>italiano</w:delText>
              </w:r>
            </w:del>
            <w:ins w:id="315" w:author="Torrente Alessandra" w:date="2021-04-19T15:02:00Z">
              <w:r w:rsidR="00FD77CB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t>aderente al SEDA</w:t>
              </w:r>
            </w:ins>
          </w:p>
        </w:tc>
        <w:tc>
          <w:tcPr>
            <w:tcW w:w="2525" w:type="dxa"/>
          </w:tcPr>
          <w:p w14:paraId="1C081649" w14:textId="6FF3A560" w:rsidR="00130D91" w:rsidRDefault="00130D91" w:rsidP="00FD77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 xml:space="preserve">Nuovo stato mandato IBAN </w:t>
            </w:r>
            <w:del w:id="316" w:author="Torrente Alessandra" w:date="2021-04-19T15:02:00Z">
              <w:r w:rsidDel="00FD77CB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delText>estero</w:delText>
              </w:r>
            </w:del>
            <w:ins w:id="317" w:author="Torrente Alessandra" w:date="2021-04-19T15:02:00Z">
              <w:r w:rsidR="00FD77CB">
                <w:rPr>
                  <w:rFonts w:asciiTheme="majorHAnsi" w:hAnsiTheme="majorHAnsi" w:cstheme="majorHAnsi"/>
                  <w:noProof/>
                  <w:sz w:val="22"/>
                  <w:szCs w:val="22"/>
                </w:rPr>
                <w:t>non aderente al SEDA</w:t>
              </w:r>
            </w:ins>
          </w:p>
        </w:tc>
      </w:tr>
      <w:tr w:rsidR="00130D91" w14:paraId="142BCF99" w14:textId="77777777" w:rsidTr="0013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5933A993" w14:textId="7A2DF059" w:rsidR="00130D91" w:rsidRDefault="00130D91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Positivo</w:t>
            </w:r>
          </w:p>
        </w:tc>
        <w:tc>
          <w:tcPr>
            <w:tcW w:w="2172" w:type="dxa"/>
          </w:tcPr>
          <w:p w14:paraId="32D5A5A4" w14:textId="67F20A9E" w:rsidR="00130D91" w:rsidRDefault="00130D91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0000</w:t>
            </w:r>
          </w:p>
        </w:tc>
        <w:tc>
          <w:tcPr>
            <w:tcW w:w="2525" w:type="dxa"/>
          </w:tcPr>
          <w:p w14:paraId="2DFD5AC6" w14:textId="2D4320CE" w:rsidR="00130D91" w:rsidRDefault="00130D91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Validato</w:t>
            </w:r>
          </w:p>
        </w:tc>
        <w:tc>
          <w:tcPr>
            <w:tcW w:w="2525" w:type="dxa"/>
          </w:tcPr>
          <w:p w14:paraId="6B9026C2" w14:textId="1D0DAC82" w:rsidR="00130D91" w:rsidRDefault="00130D91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Attivo</w:t>
            </w:r>
          </w:p>
        </w:tc>
      </w:tr>
      <w:tr w:rsidR="00130D91" w14:paraId="185EFE91" w14:textId="77777777" w:rsidTr="00130D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6FC7E271" w14:textId="6CA54FBB" w:rsidR="00130D91" w:rsidRDefault="00130D91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Negativo</w:t>
            </w:r>
          </w:p>
        </w:tc>
        <w:tc>
          <w:tcPr>
            <w:tcW w:w="2172" w:type="dxa"/>
          </w:tcPr>
          <w:p w14:paraId="434559A2" w14:textId="70B47E1F" w:rsidR="00130D91" w:rsidRDefault="00130D91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1111</w:t>
            </w:r>
          </w:p>
        </w:tc>
        <w:tc>
          <w:tcPr>
            <w:tcW w:w="2525" w:type="dxa"/>
          </w:tcPr>
          <w:p w14:paraId="6246FC4A" w14:textId="701EB993" w:rsidR="00130D91" w:rsidRDefault="00130D91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Non validato</w:t>
            </w:r>
          </w:p>
        </w:tc>
        <w:tc>
          <w:tcPr>
            <w:tcW w:w="2525" w:type="dxa"/>
          </w:tcPr>
          <w:p w14:paraId="58498ACF" w14:textId="2DCC1638" w:rsidR="00130D91" w:rsidRDefault="00130D91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Non validato</w:t>
            </w:r>
          </w:p>
        </w:tc>
      </w:tr>
    </w:tbl>
    <w:p w14:paraId="073A8626" w14:textId="2D887FDF" w:rsidR="00130D91" w:rsidRDefault="00130D91" w:rsidP="008D4F18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689E65C0" w14:textId="4B60AD43" w:rsidR="00130D91" w:rsidRPr="008D4F18" w:rsidDel="00FD77CB" w:rsidRDefault="00130D91" w:rsidP="008B7AC1">
      <w:pPr>
        <w:spacing w:line="360" w:lineRule="auto"/>
        <w:jc w:val="both"/>
        <w:rPr>
          <w:del w:id="318" w:author="Torrente Alessandra" w:date="2021-04-19T15:02:00Z"/>
          <w:rFonts w:asciiTheme="majorHAnsi" w:hAnsiTheme="majorHAnsi" w:cstheme="majorHAnsi"/>
          <w:noProof/>
          <w:sz w:val="22"/>
          <w:szCs w:val="22"/>
        </w:rPr>
      </w:pPr>
    </w:p>
    <w:p w14:paraId="388D35BA" w14:textId="77777777" w:rsidR="008D4F18" w:rsidRDefault="008D4F18" w:rsidP="008D4F18">
      <w:pPr>
        <w:rPr>
          <w:b/>
          <w:bCs/>
        </w:rPr>
      </w:pPr>
    </w:p>
    <w:p w14:paraId="1E67C6C1" w14:textId="2417226E" w:rsidR="00130D91" w:rsidRDefault="008D4F18" w:rsidP="008B2A83">
      <w:pPr>
        <w:pStyle w:val="Heading4"/>
        <w:numPr>
          <w:ilvl w:val="3"/>
          <w:numId w:val="9"/>
        </w:numPr>
        <w:rPr>
          <w:noProof/>
        </w:rPr>
      </w:pPr>
      <w:bookmarkStart w:id="319" w:name="_Toc69807240"/>
      <w:r w:rsidRPr="00130D91">
        <w:rPr>
          <w:noProof/>
        </w:rPr>
        <w:t xml:space="preserve">(Flat file) AMS </w:t>
      </w:r>
      <w:r w:rsidRPr="00130D91">
        <w:rPr>
          <w:noProof/>
        </w:rPr>
        <w:sym w:font="Wingdings" w:char="F0E0"/>
      </w:r>
      <w:r w:rsidRPr="00130D91">
        <w:rPr>
          <w:noProof/>
        </w:rPr>
        <w:t xml:space="preserve"> EMMA: </w:t>
      </w:r>
      <w:r w:rsidR="00130D91">
        <w:rPr>
          <w:noProof/>
        </w:rPr>
        <w:t>Esiti Banca</w:t>
      </w:r>
      <w:bookmarkEnd w:id="319"/>
    </w:p>
    <w:p w14:paraId="43C3267C" w14:textId="58417BA4" w:rsidR="00130D91" w:rsidRPr="008D4F18" w:rsidRDefault="002A7B88" w:rsidP="00130D9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AMS manda quotidianamente al CRM</w:t>
      </w:r>
      <w:r w:rsidR="00130D91" w:rsidRPr="008D4F18">
        <w:rPr>
          <w:rFonts w:asciiTheme="majorHAnsi" w:hAnsiTheme="majorHAnsi" w:cstheme="majorHAnsi"/>
          <w:noProof/>
          <w:sz w:val="22"/>
          <w:szCs w:val="22"/>
        </w:rPr>
        <w:t xml:space="preserve"> EMMA </w:t>
      </w:r>
      <w:r w:rsidR="00130D91">
        <w:rPr>
          <w:rFonts w:asciiTheme="majorHAnsi" w:hAnsiTheme="majorHAnsi" w:cstheme="majorHAnsi"/>
          <w:noProof/>
          <w:sz w:val="22"/>
          <w:szCs w:val="22"/>
        </w:rPr>
        <w:t xml:space="preserve">un file </w:t>
      </w:r>
      <w:r w:rsidR="00130D91" w:rsidRPr="008D4F18">
        <w:rPr>
          <w:rFonts w:asciiTheme="majorHAnsi" w:hAnsiTheme="majorHAnsi" w:cstheme="majorHAnsi"/>
          <w:noProof/>
          <w:sz w:val="22"/>
          <w:szCs w:val="22"/>
        </w:rPr>
        <w:t>contenente l’elenco dei m</w:t>
      </w:r>
      <w:r w:rsidR="00130D91">
        <w:rPr>
          <w:rFonts w:asciiTheme="majorHAnsi" w:hAnsiTheme="majorHAnsi" w:cstheme="majorHAnsi"/>
          <w:noProof/>
          <w:sz w:val="22"/>
          <w:szCs w:val="22"/>
        </w:rPr>
        <w:t>andati attivati dalle banche (ESITI_BANCA.txt).</w:t>
      </w:r>
      <w:r w:rsidR="00130D91" w:rsidRPr="008D4F18">
        <w:rPr>
          <w:rFonts w:asciiTheme="majorHAnsi" w:hAnsiTheme="majorHAnsi" w:cstheme="majorHAnsi"/>
          <w:noProof/>
          <w:sz w:val="22"/>
          <w:szCs w:val="22"/>
        </w:rPr>
        <w:t xml:space="preserve"> </w:t>
      </w:r>
    </w:p>
    <w:p w14:paraId="30A8462E" w14:textId="77777777" w:rsidR="00130D91" w:rsidRDefault="00130D91" w:rsidP="00130D9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8D4F18">
        <w:rPr>
          <w:rFonts w:asciiTheme="majorHAnsi" w:hAnsiTheme="majorHAnsi" w:cstheme="majorHAnsi"/>
          <w:noProof/>
          <w:sz w:val="22"/>
          <w:szCs w:val="22"/>
        </w:rPr>
        <w:t>Il match fra l’esito del file e il mandato presente a sistema viene effettuato tramite il codice RUM.</w:t>
      </w:r>
    </w:p>
    <w:p w14:paraId="483D8A24" w14:textId="25C51E50" w:rsidR="00130D91" w:rsidRDefault="00130D91" w:rsidP="00130D9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130D91">
        <w:rPr>
          <w:rFonts w:asciiTheme="majorHAnsi" w:hAnsiTheme="majorHAnsi" w:cstheme="majorHAnsi"/>
          <w:noProof/>
          <w:sz w:val="22"/>
          <w:szCs w:val="22"/>
        </w:rPr>
        <w:t xml:space="preserve">Per i mandati con IBAN </w:t>
      </w:r>
      <w:del w:id="320" w:author="Torrente Alessandra" w:date="2021-04-19T11:13:00Z">
        <w:r w:rsidRPr="00130D91" w:rsidDel="008B7AC1">
          <w:rPr>
            <w:rFonts w:asciiTheme="majorHAnsi" w:hAnsiTheme="majorHAnsi" w:cstheme="majorHAnsi"/>
            <w:noProof/>
            <w:sz w:val="22"/>
            <w:szCs w:val="22"/>
          </w:rPr>
          <w:delText xml:space="preserve">italiani </w:delText>
        </w:r>
      </w:del>
      <w:ins w:id="321" w:author="Torrente Alessandra" w:date="2021-04-19T11:13:00Z">
        <w:r w:rsidR="008B7AC1">
          <w:rPr>
            <w:rFonts w:asciiTheme="majorHAnsi" w:hAnsiTheme="majorHAnsi" w:cstheme="majorHAnsi"/>
            <w:noProof/>
            <w:sz w:val="22"/>
            <w:szCs w:val="22"/>
          </w:rPr>
          <w:t>aderenti al SEDA</w:t>
        </w:r>
        <w:r w:rsidR="008B7AC1" w:rsidRPr="00130D91">
          <w:rPr>
            <w:rFonts w:asciiTheme="majorHAnsi" w:hAnsiTheme="majorHAnsi" w:cstheme="majorHAnsi"/>
            <w:noProof/>
            <w:sz w:val="22"/>
            <w:szCs w:val="22"/>
          </w:rPr>
          <w:t xml:space="preserve"> </w:t>
        </w:r>
      </w:ins>
      <w:r>
        <w:rPr>
          <w:rFonts w:asciiTheme="majorHAnsi" w:hAnsiTheme="majorHAnsi" w:cstheme="majorHAnsi"/>
          <w:noProof/>
          <w:sz w:val="22"/>
          <w:szCs w:val="22"/>
        </w:rPr>
        <w:t>il file gestisce le seguenti casistiche:</w:t>
      </w:r>
    </w:p>
    <w:p w14:paraId="4F5D6A6C" w14:textId="5770012C" w:rsidR="00130D91" w:rsidRPr="00130D91" w:rsidRDefault="00130D91" w:rsidP="00894CE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130D91">
        <w:rPr>
          <w:rFonts w:asciiTheme="majorHAnsi" w:hAnsiTheme="majorHAnsi" w:cstheme="majorHAnsi"/>
          <w:noProof/>
          <w:sz w:val="22"/>
          <w:szCs w:val="22"/>
        </w:rPr>
        <w:t xml:space="preserve">Passaggio in stato </w:t>
      </w:r>
      <w:r w:rsidRPr="00130D91">
        <w:rPr>
          <w:rFonts w:asciiTheme="majorHAnsi" w:hAnsiTheme="majorHAnsi" w:cstheme="majorHAnsi"/>
          <w:i/>
          <w:noProof/>
          <w:sz w:val="22"/>
          <w:szCs w:val="22"/>
        </w:rPr>
        <w:t>Attivo</w:t>
      </w:r>
      <w:r w:rsidRPr="00130D91">
        <w:rPr>
          <w:rFonts w:asciiTheme="majorHAnsi" w:hAnsiTheme="majorHAnsi" w:cstheme="majorHAnsi"/>
          <w:noProof/>
          <w:sz w:val="22"/>
          <w:szCs w:val="22"/>
        </w:rPr>
        <w:t xml:space="preserve"> di un mandato in stato </w:t>
      </w:r>
      <w:r w:rsidRPr="00130D91">
        <w:rPr>
          <w:rFonts w:asciiTheme="majorHAnsi" w:hAnsiTheme="majorHAnsi" w:cstheme="majorHAnsi"/>
          <w:i/>
          <w:noProof/>
          <w:sz w:val="22"/>
          <w:szCs w:val="22"/>
        </w:rPr>
        <w:t>Validato</w:t>
      </w:r>
    </w:p>
    <w:p w14:paraId="7EE9DBB5" w14:textId="0C2F7028" w:rsidR="00130D91" w:rsidRDefault="00130D91" w:rsidP="00894CE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Revoca di un mandato </w:t>
      </w:r>
      <w:r w:rsidRPr="00130D91">
        <w:rPr>
          <w:rFonts w:asciiTheme="majorHAnsi" w:hAnsiTheme="majorHAnsi" w:cstheme="majorHAnsi"/>
          <w:i/>
          <w:noProof/>
          <w:sz w:val="22"/>
          <w:szCs w:val="22"/>
        </w:rPr>
        <w:t>Attivo</w:t>
      </w:r>
      <w:r>
        <w:rPr>
          <w:rFonts w:asciiTheme="majorHAnsi" w:hAnsiTheme="majorHAnsi" w:cstheme="majorHAnsi"/>
          <w:i/>
          <w:noProof/>
          <w:sz w:val="22"/>
          <w:szCs w:val="22"/>
        </w:rPr>
        <w:t xml:space="preserve"> </w:t>
      </w:r>
    </w:p>
    <w:p w14:paraId="12EE65D5" w14:textId="3EC93224" w:rsidR="00130D91" w:rsidRDefault="00130D91" w:rsidP="00894CE0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Variazione dell’IBAN di un mandato esistente</w:t>
      </w:r>
    </w:p>
    <w:p w14:paraId="47955D3A" w14:textId="77777777" w:rsidR="009B55F2" w:rsidRPr="00130D91" w:rsidRDefault="009B55F2" w:rsidP="009B55F2">
      <w:pPr>
        <w:pStyle w:val="ListParagraph"/>
        <w:spacing w:line="360" w:lineRule="auto"/>
        <w:ind w:left="720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407894CC" w14:textId="3E5437E5" w:rsidR="00130D91" w:rsidRDefault="009B55F2" w:rsidP="00130D9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 xml:space="preserve">Il file con esiti delle banche non gestirà i </w:t>
      </w:r>
      <w:r w:rsidR="00130D91" w:rsidRPr="00130D91">
        <w:rPr>
          <w:rFonts w:asciiTheme="majorHAnsi" w:hAnsiTheme="majorHAnsi" w:cstheme="majorHAnsi"/>
          <w:noProof/>
          <w:sz w:val="22"/>
          <w:szCs w:val="22"/>
        </w:rPr>
        <w:t xml:space="preserve">mandati con IBAN </w:t>
      </w:r>
      <w:del w:id="322" w:author="Torrente Alessandra" w:date="2021-04-19T11:14:00Z">
        <w:r w:rsidR="00130D91" w:rsidDel="008B7AC1">
          <w:rPr>
            <w:rFonts w:asciiTheme="majorHAnsi" w:hAnsiTheme="majorHAnsi" w:cstheme="majorHAnsi"/>
            <w:noProof/>
            <w:sz w:val="22"/>
            <w:szCs w:val="22"/>
          </w:rPr>
          <w:delText xml:space="preserve">esteri </w:delText>
        </w:r>
      </w:del>
      <w:ins w:id="323" w:author="Torrente Alessandra" w:date="2021-04-19T11:14:00Z">
        <w:r w:rsidR="008B7AC1">
          <w:rPr>
            <w:rFonts w:asciiTheme="majorHAnsi" w:hAnsiTheme="majorHAnsi" w:cstheme="majorHAnsi"/>
            <w:noProof/>
            <w:sz w:val="22"/>
            <w:szCs w:val="22"/>
          </w:rPr>
          <w:t xml:space="preserve">non aderenti al SEDA </w:t>
        </w:r>
      </w:ins>
      <w:r w:rsidR="00130D91">
        <w:rPr>
          <w:rFonts w:asciiTheme="majorHAnsi" w:hAnsiTheme="majorHAnsi" w:cstheme="majorHAnsi"/>
          <w:noProof/>
          <w:sz w:val="22"/>
          <w:szCs w:val="22"/>
        </w:rPr>
        <w:t>per nessuna delle tre casistiche sopra riportate.</w:t>
      </w:r>
    </w:p>
    <w:p w14:paraId="3B42125E" w14:textId="77777777" w:rsidR="00130D91" w:rsidRPr="00130D91" w:rsidRDefault="00130D91" w:rsidP="00130D91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4EFB9EC2" w14:textId="77777777" w:rsidR="00130D91" w:rsidRDefault="00130D91" w:rsidP="00130D91"/>
    <w:p w14:paraId="378AE039" w14:textId="5AB434DF" w:rsidR="00130D91" w:rsidRDefault="00130D91" w:rsidP="00130D91"/>
    <w:p w14:paraId="138DFE30" w14:textId="57ED76C5" w:rsidR="00F465F5" w:rsidRPr="00877F36" w:rsidDel="008B7AC1" w:rsidRDefault="00F465F5">
      <w:pPr>
        <w:spacing w:line="360" w:lineRule="auto"/>
        <w:rPr>
          <w:del w:id="324" w:author="Torrente Alessandra" w:date="2021-04-19T11:14:00Z"/>
          <w:rFonts w:asciiTheme="majorHAnsi" w:hAnsiTheme="majorHAnsi" w:cstheme="majorHAnsi"/>
          <w:noProof/>
          <w:sz w:val="22"/>
          <w:szCs w:val="22"/>
          <w:highlight w:val="yellow"/>
        </w:rPr>
        <w:pPrChange w:id="325" w:author="Torrente Alessandra" w:date="2021-04-19T11:14:00Z">
          <w:pPr>
            <w:spacing w:line="360" w:lineRule="auto"/>
            <w:jc w:val="center"/>
          </w:pPr>
        </w:pPrChange>
      </w:pPr>
      <w:bookmarkStart w:id="326" w:name="_Toc69807241"/>
      <w:bookmarkEnd w:id="326"/>
    </w:p>
    <w:p w14:paraId="5262BDEC" w14:textId="7F218FFC" w:rsidR="003B2D40" w:rsidRPr="000F178A" w:rsidRDefault="0005086D" w:rsidP="008B2A83">
      <w:pPr>
        <w:pStyle w:val="Heading3"/>
        <w:numPr>
          <w:ilvl w:val="2"/>
          <w:numId w:val="9"/>
        </w:numPr>
        <w:rPr>
          <w:noProof/>
        </w:rPr>
      </w:pPr>
      <w:bookmarkStart w:id="327" w:name="_Toc69807242"/>
      <w:r w:rsidRPr="000F178A">
        <w:rPr>
          <w:noProof/>
        </w:rPr>
        <w:t>Integrazione</w:t>
      </w:r>
      <w:r w:rsidR="003B2D40" w:rsidRPr="000F178A">
        <w:rPr>
          <w:noProof/>
        </w:rPr>
        <w:t xml:space="preserve"> con il sistema Card1</w:t>
      </w:r>
      <w:bookmarkEnd w:id="327"/>
    </w:p>
    <w:p w14:paraId="15B49DA8" w14:textId="61D38B18" w:rsidR="00F465F5" w:rsidRPr="000F178A" w:rsidRDefault="0005086D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 xml:space="preserve">Nell’integrazione CRM EMMA - </w:t>
      </w:r>
      <w:r w:rsidR="003B2D40" w:rsidRPr="000F178A">
        <w:rPr>
          <w:rFonts w:asciiTheme="majorHAnsi" w:hAnsiTheme="majorHAnsi" w:cstheme="majorHAnsi"/>
          <w:noProof/>
          <w:sz w:val="22"/>
          <w:szCs w:val="22"/>
        </w:rPr>
        <w:t>Card1</w:t>
      </w:r>
      <w:r w:rsidR="00D64CE0" w:rsidRPr="000F178A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5721E6">
        <w:rPr>
          <w:rFonts w:asciiTheme="majorHAnsi" w:hAnsiTheme="majorHAnsi" w:cstheme="majorHAnsi"/>
          <w:noProof/>
          <w:sz w:val="22"/>
          <w:szCs w:val="22"/>
        </w:rPr>
        <w:t>verranno</w:t>
      </w:r>
      <w:r w:rsidRPr="000F178A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0F178A" w:rsidRPr="000F178A">
        <w:rPr>
          <w:rFonts w:asciiTheme="majorHAnsi" w:hAnsiTheme="majorHAnsi" w:cstheme="majorHAnsi"/>
          <w:noProof/>
          <w:sz w:val="22"/>
          <w:szCs w:val="22"/>
        </w:rPr>
        <w:t>modificati</w:t>
      </w:r>
      <w:r w:rsidR="003B2D40" w:rsidRPr="000F178A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F465F5" w:rsidRPr="000F178A">
        <w:rPr>
          <w:rFonts w:asciiTheme="majorHAnsi" w:hAnsiTheme="majorHAnsi" w:cstheme="majorHAnsi"/>
          <w:noProof/>
          <w:sz w:val="22"/>
          <w:szCs w:val="22"/>
        </w:rPr>
        <w:t>i controlli</w:t>
      </w:r>
      <w:r w:rsidR="009B55F2">
        <w:rPr>
          <w:rFonts w:asciiTheme="majorHAnsi" w:hAnsiTheme="majorHAnsi" w:cstheme="majorHAnsi"/>
          <w:noProof/>
          <w:sz w:val="22"/>
          <w:szCs w:val="22"/>
        </w:rPr>
        <w:t xml:space="preserve"> e la valorizzazione dei campi </w:t>
      </w:r>
      <w:r w:rsidR="009B55F2" w:rsidRPr="009B55F2">
        <w:rPr>
          <w:rFonts w:asciiTheme="majorHAnsi" w:hAnsiTheme="majorHAnsi" w:cstheme="majorHAnsi"/>
          <w:i/>
          <w:noProof/>
          <w:sz w:val="22"/>
          <w:szCs w:val="22"/>
        </w:rPr>
        <w:t>Bank details</w:t>
      </w:r>
      <w:r w:rsidR="009B55F2">
        <w:rPr>
          <w:rFonts w:asciiTheme="majorHAnsi" w:hAnsiTheme="majorHAnsi" w:cstheme="majorHAnsi"/>
          <w:noProof/>
          <w:sz w:val="22"/>
          <w:szCs w:val="22"/>
        </w:rPr>
        <w:t xml:space="preserve"> e </w:t>
      </w:r>
      <w:r w:rsidR="009B55F2" w:rsidRPr="009B55F2">
        <w:rPr>
          <w:rFonts w:asciiTheme="majorHAnsi" w:hAnsiTheme="majorHAnsi" w:cstheme="majorHAnsi"/>
          <w:i/>
          <w:noProof/>
          <w:sz w:val="22"/>
          <w:szCs w:val="22"/>
        </w:rPr>
        <w:t>Account number</w:t>
      </w:r>
      <w:r w:rsidR="009B55F2">
        <w:rPr>
          <w:rFonts w:asciiTheme="majorHAnsi" w:hAnsiTheme="majorHAnsi" w:cstheme="majorHAnsi"/>
          <w:noProof/>
          <w:sz w:val="22"/>
          <w:szCs w:val="22"/>
        </w:rPr>
        <w:t xml:space="preserve">, </w:t>
      </w:r>
      <w:r w:rsidR="004E69E1" w:rsidRPr="000F178A">
        <w:rPr>
          <w:rFonts w:asciiTheme="majorHAnsi" w:hAnsiTheme="majorHAnsi" w:cstheme="majorHAnsi"/>
          <w:noProof/>
          <w:sz w:val="22"/>
          <w:szCs w:val="22"/>
        </w:rPr>
        <w:t xml:space="preserve"> </w:t>
      </w:r>
      <w:r w:rsidR="000F178A" w:rsidRPr="000F178A">
        <w:rPr>
          <w:rFonts w:asciiTheme="majorHAnsi" w:hAnsiTheme="majorHAnsi" w:cstheme="majorHAnsi"/>
          <w:noProof/>
          <w:sz w:val="22"/>
          <w:szCs w:val="22"/>
        </w:rPr>
        <w:t>nel</w:t>
      </w:r>
      <w:r w:rsidR="00B839DF" w:rsidRPr="000F178A">
        <w:rPr>
          <w:rFonts w:asciiTheme="majorHAnsi" w:hAnsiTheme="majorHAnsi" w:cstheme="majorHAnsi"/>
          <w:noProof/>
          <w:sz w:val="22"/>
          <w:szCs w:val="22"/>
        </w:rPr>
        <w:t xml:space="preserve"> tracciato del record CNT del file CNL</w:t>
      </w:r>
      <w:r w:rsidR="009B55F2">
        <w:rPr>
          <w:rFonts w:asciiTheme="majorHAnsi" w:hAnsiTheme="majorHAnsi" w:cstheme="majorHAnsi"/>
          <w:noProof/>
          <w:sz w:val="22"/>
          <w:szCs w:val="22"/>
        </w:rPr>
        <w:t>,</w:t>
      </w:r>
      <w:r w:rsidR="000F178A" w:rsidRPr="000F178A">
        <w:rPr>
          <w:rFonts w:asciiTheme="majorHAnsi" w:hAnsiTheme="majorHAnsi" w:cstheme="majorHAnsi"/>
          <w:noProof/>
          <w:sz w:val="22"/>
          <w:szCs w:val="22"/>
        </w:rPr>
        <w:t xml:space="preserve"> in caso di </w:t>
      </w:r>
      <w:r w:rsidR="009B55F2">
        <w:rPr>
          <w:rFonts w:asciiTheme="majorHAnsi" w:hAnsiTheme="majorHAnsi" w:cstheme="majorHAnsi"/>
          <w:noProof/>
          <w:sz w:val="22"/>
          <w:szCs w:val="22"/>
        </w:rPr>
        <w:t>creazione</w:t>
      </w:r>
      <w:r w:rsidR="000F178A" w:rsidRPr="000F178A">
        <w:rPr>
          <w:rFonts w:asciiTheme="majorHAnsi" w:hAnsiTheme="majorHAnsi" w:cstheme="majorHAnsi"/>
          <w:noProof/>
          <w:sz w:val="22"/>
          <w:szCs w:val="22"/>
        </w:rPr>
        <w:t>/</w:t>
      </w:r>
      <w:r w:rsidR="009B55F2">
        <w:rPr>
          <w:rFonts w:asciiTheme="majorHAnsi" w:hAnsiTheme="majorHAnsi" w:cstheme="majorHAnsi"/>
          <w:noProof/>
          <w:sz w:val="22"/>
          <w:szCs w:val="22"/>
        </w:rPr>
        <w:t>aggiornamento record</w:t>
      </w:r>
      <w:r w:rsidR="000F178A" w:rsidRPr="000F178A">
        <w:rPr>
          <w:rFonts w:asciiTheme="majorHAnsi" w:hAnsiTheme="majorHAnsi" w:cstheme="majorHAnsi"/>
          <w:noProof/>
          <w:sz w:val="22"/>
          <w:szCs w:val="22"/>
        </w:rPr>
        <w:t>.</w:t>
      </w:r>
    </w:p>
    <w:p w14:paraId="10B6AF79" w14:textId="07F50FAA" w:rsidR="000F178A" w:rsidRDefault="000F178A" w:rsidP="000F178A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p w14:paraId="55B30850" w14:textId="0CB3BFD1" w:rsidR="000F178A" w:rsidRPr="000D49FA" w:rsidRDefault="000F178A" w:rsidP="008B2A83">
      <w:pPr>
        <w:pStyle w:val="Heading4"/>
        <w:numPr>
          <w:ilvl w:val="3"/>
          <w:numId w:val="9"/>
        </w:numPr>
        <w:rPr>
          <w:noProof/>
          <w:lang w:val="en-US"/>
        </w:rPr>
      </w:pPr>
      <w:bookmarkStart w:id="328" w:name="_Toc69807243"/>
      <w:r w:rsidRPr="000D49FA">
        <w:rPr>
          <w:noProof/>
          <w:lang w:val="en-US"/>
        </w:rPr>
        <w:t xml:space="preserve">(Flat file) EMMA </w:t>
      </w:r>
      <w:r w:rsidRPr="005721E6">
        <w:rPr>
          <w:noProof/>
        </w:rPr>
        <w:sym w:font="Wingdings" w:char="F0E0"/>
      </w:r>
      <w:r w:rsidRPr="000D49FA">
        <w:rPr>
          <w:noProof/>
          <w:lang w:val="en-US"/>
        </w:rPr>
        <w:t xml:space="preserve"> Card1: file CNL (record CNT)</w:t>
      </w:r>
      <w:bookmarkEnd w:id="328"/>
    </w:p>
    <w:p w14:paraId="5052CEEF" w14:textId="406EADF2" w:rsidR="000F178A" w:rsidRPr="000F178A" w:rsidRDefault="000F178A" w:rsidP="000F178A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Nel record CNT del file CNL, inviato da</w:t>
      </w:r>
      <w:r w:rsidR="002A7B88">
        <w:rPr>
          <w:rFonts w:asciiTheme="majorHAnsi" w:hAnsiTheme="majorHAnsi" w:cstheme="majorHAnsi"/>
          <w:noProof/>
          <w:sz w:val="22"/>
          <w:szCs w:val="22"/>
        </w:rPr>
        <w:t>l CRM</w:t>
      </w:r>
      <w:r w:rsidR="009B55F2">
        <w:rPr>
          <w:rFonts w:asciiTheme="majorHAnsi" w:hAnsiTheme="majorHAnsi" w:cstheme="majorHAnsi"/>
          <w:noProof/>
          <w:sz w:val="22"/>
          <w:szCs w:val="22"/>
        </w:rPr>
        <w:t xml:space="preserve"> EMMA a C</w:t>
      </w:r>
      <w:r w:rsidRPr="000F178A">
        <w:rPr>
          <w:rFonts w:asciiTheme="majorHAnsi" w:hAnsiTheme="majorHAnsi" w:cstheme="majorHAnsi"/>
          <w:noProof/>
          <w:sz w:val="22"/>
          <w:szCs w:val="22"/>
        </w:rPr>
        <w:t>ard1 in caso di creazione/modifica dati, sono presen</w:t>
      </w:r>
      <w:r w:rsidR="005721E6">
        <w:rPr>
          <w:rFonts w:asciiTheme="majorHAnsi" w:hAnsiTheme="majorHAnsi" w:cstheme="majorHAnsi"/>
          <w:noProof/>
          <w:sz w:val="22"/>
          <w:szCs w:val="22"/>
        </w:rPr>
        <w:t>ti i seguenti campi relativi al</w:t>
      </w:r>
      <w:r w:rsidRPr="000F178A">
        <w:rPr>
          <w:rFonts w:asciiTheme="majorHAnsi" w:hAnsiTheme="majorHAnsi" w:cstheme="majorHAnsi"/>
          <w:noProof/>
          <w:sz w:val="22"/>
          <w:szCs w:val="22"/>
        </w:rPr>
        <w:t xml:space="preserve"> mandato SEPA del cliente:</w:t>
      </w:r>
    </w:p>
    <w:p w14:paraId="13D999EB" w14:textId="77777777" w:rsidR="000F178A" w:rsidRDefault="000F178A" w:rsidP="000F178A">
      <w:pPr>
        <w:pStyle w:val="ListParagraph"/>
      </w:pPr>
    </w:p>
    <w:p w14:paraId="1DF27FD9" w14:textId="77777777" w:rsidR="000F178A" w:rsidRPr="000F178A" w:rsidRDefault="000F178A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Bank details* (10 char): ABI+CAB</w:t>
      </w:r>
    </w:p>
    <w:p w14:paraId="7B1F7980" w14:textId="77777777" w:rsidR="000F178A" w:rsidRPr="000F178A" w:rsidRDefault="000F178A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Account number* (13 char)</w:t>
      </w:r>
    </w:p>
    <w:p w14:paraId="01852342" w14:textId="77777777" w:rsidR="000F178A" w:rsidRPr="000F178A" w:rsidRDefault="000F178A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IBAN Code* (34 char)</w:t>
      </w:r>
    </w:p>
    <w:p w14:paraId="6BA642E9" w14:textId="77777777" w:rsidR="000F178A" w:rsidRPr="000F178A" w:rsidRDefault="000F178A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RUM* (17 char)</w:t>
      </w:r>
    </w:p>
    <w:p w14:paraId="6461DDBA" w14:textId="77777777" w:rsidR="000F178A" w:rsidRPr="000F178A" w:rsidRDefault="000F178A" w:rsidP="00894CE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lastRenderedPageBreak/>
        <w:t>BIC (11 char)</w:t>
      </w:r>
    </w:p>
    <w:p w14:paraId="19842255" w14:textId="77777777" w:rsidR="000F178A" w:rsidRDefault="000F178A" w:rsidP="000F178A"/>
    <w:p w14:paraId="7D25D0B8" w14:textId="77777777" w:rsidR="000F178A" w:rsidRPr="000F178A" w:rsidRDefault="000F178A" w:rsidP="000F178A">
      <w:pPr>
        <w:rPr>
          <w:rFonts w:asciiTheme="majorHAnsi" w:hAnsiTheme="majorHAnsi" w:cstheme="majorHAnsi"/>
          <w:noProof/>
          <w:sz w:val="22"/>
          <w:szCs w:val="22"/>
        </w:rPr>
      </w:pPr>
      <w:r w:rsidRPr="000F178A">
        <w:rPr>
          <w:rFonts w:asciiTheme="majorHAnsi" w:hAnsiTheme="majorHAnsi" w:cstheme="majorHAnsi"/>
          <w:noProof/>
          <w:sz w:val="22"/>
          <w:szCs w:val="22"/>
        </w:rPr>
        <w:t>* obbligatorio in creazione se Payment Mode è 01 o 91, altrimenti opzionale.</w:t>
      </w:r>
    </w:p>
    <w:p w14:paraId="39F1F78B" w14:textId="0876B406" w:rsidR="005721E6" w:rsidRDefault="005721E6" w:rsidP="005721E6">
      <w:pPr>
        <w:pStyle w:val="ListParagraph"/>
        <w:ind w:left="0"/>
      </w:pPr>
    </w:p>
    <w:p w14:paraId="4CE4F2A4" w14:textId="317E49E2" w:rsidR="005721E6" w:rsidRDefault="005721E6" w:rsidP="005721E6">
      <w:pPr>
        <w:tabs>
          <w:tab w:val="left" w:pos="7118"/>
        </w:tabs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t>I</w:t>
      </w:r>
      <w:r w:rsidRPr="005721E6">
        <w:rPr>
          <w:rFonts w:asciiTheme="majorHAnsi" w:hAnsiTheme="majorHAnsi" w:cstheme="majorHAnsi"/>
          <w:noProof/>
          <w:sz w:val="22"/>
          <w:szCs w:val="22"/>
        </w:rPr>
        <w:t xml:space="preserve">n caso di mandato con IBAN </w:t>
      </w:r>
      <w:del w:id="329" w:author="Torrente Alessandra" w:date="2021-04-19T11:14:00Z">
        <w:r w:rsidRPr="005721E6" w:rsidDel="008B7AC1">
          <w:rPr>
            <w:rFonts w:asciiTheme="majorHAnsi" w:hAnsiTheme="majorHAnsi" w:cstheme="majorHAnsi"/>
            <w:noProof/>
            <w:sz w:val="22"/>
            <w:szCs w:val="22"/>
          </w:rPr>
          <w:delText xml:space="preserve">esteri </w:delText>
        </w:r>
      </w:del>
      <w:ins w:id="330" w:author="Torrente Alessandra" w:date="2021-04-19T11:14:00Z">
        <w:r w:rsidR="008B7AC1">
          <w:rPr>
            <w:rFonts w:asciiTheme="majorHAnsi" w:hAnsiTheme="majorHAnsi" w:cstheme="majorHAnsi"/>
            <w:noProof/>
            <w:sz w:val="22"/>
            <w:szCs w:val="22"/>
          </w:rPr>
          <w:t>non aderenti al SEDA</w:t>
        </w:r>
        <w:r w:rsidR="008B7AC1" w:rsidRPr="005721E6">
          <w:rPr>
            <w:rFonts w:asciiTheme="majorHAnsi" w:hAnsiTheme="majorHAnsi" w:cstheme="majorHAnsi"/>
            <w:noProof/>
            <w:sz w:val="22"/>
            <w:szCs w:val="22"/>
          </w:rPr>
          <w:t xml:space="preserve"> </w:t>
        </w:r>
      </w:ins>
      <w:r w:rsidRPr="005721E6">
        <w:rPr>
          <w:rFonts w:asciiTheme="majorHAnsi" w:hAnsiTheme="majorHAnsi" w:cstheme="majorHAnsi"/>
          <w:noProof/>
          <w:sz w:val="22"/>
          <w:szCs w:val="22"/>
        </w:rPr>
        <w:t xml:space="preserve">i campi </w:t>
      </w:r>
      <w:r w:rsidRPr="009B55F2">
        <w:rPr>
          <w:rFonts w:asciiTheme="majorHAnsi" w:hAnsiTheme="majorHAnsi" w:cstheme="majorHAnsi"/>
          <w:i/>
          <w:noProof/>
          <w:sz w:val="22"/>
          <w:szCs w:val="22"/>
        </w:rPr>
        <w:t>Bank details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e </w:t>
      </w:r>
      <w:r w:rsidRPr="009B55F2">
        <w:rPr>
          <w:rFonts w:asciiTheme="majorHAnsi" w:hAnsiTheme="majorHAnsi" w:cstheme="majorHAnsi"/>
          <w:i/>
          <w:noProof/>
          <w:sz w:val="22"/>
          <w:szCs w:val="22"/>
        </w:rPr>
        <w:t>Account number</w:t>
      </w:r>
      <w:r>
        <w:rPr>
          <w:rFonts w:asciiTheme="majorHAnsi" w:hAnsiTheme="majorHAnsi" w:cstheme="majorHAnsi"/>
          <w:noProof/>
          <w:sz w:val="22"/>
          <w:szCs w:val="22"/>
        </w:rPr>
        <w:t xml:space="preserve"> non saranno più </w:t>
      </w:r>
      <w:r w:rsidR="00894CE0">
        <w:rPr>
          <w:rFonts w:asciiTheme="majorHAnsi" w:hAnsiTheme="majorHAnsi" w:cstheme="majorHAnsi"/>
          <w:noProof/>
          <w:sz w:val="22"/>
          <w:szCs w:val="22"/>
        </w:rPr>
        <w:t>valorizzati e diventeranno non obbligatori a livello di tracciato.</w:t>
      </w:r>
    </w:p>
    <w:p w14:paraId="61A28D86" w14:textId="03E26A97" w:rsidR="005721E6" w:rsidRDefault="005721E6" w:rsidP="005721E6">
      <w:pPr>
        <w:tabs>
          <w:tab w:val="left" w:pos="7118"/>
        </w:tabs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32"/>
        <w:gridCol w:w="2172"/>
        <w:gridCol w:w="2525"/>
        <w:gridCol w:w="2525"/>
      </w:tblGrid>
      <w:tr w:rsidR="005721E6" w14:paraId="24067617" w14:textId="77777777" w:rsidTr="00572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394C0EEF" w14:textId="7777777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Campo</w:t>
            </w:r>
          </w:p>
        </w:tc>
        <w:tc>
          <w:tcPr>
            <w:tcW w:w="2172" w:type="dxa"/>
          </w:tcPr>
          <w:p w14:paraId="7E655A8F" w14:textId="1FEE6305" w:rsidR="005721E6" w:rsidRDefault="005721E6" w:rsidP="000D49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Payment mode</w:t>
            </w:r>
          </w:p>
        </w:tc>
        <w:tc>
          <w:tcPr>
            <w:tcW w:w="2525" w:type="dxa"/>
          </w:tcPr>
          <w:p w14:paraId="35E5C396" w14:textId="1883411B" w:rsidR="005721E6" w:rsidRDefault="005721E6" w:rsidP="000D49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 italiano</w:t>
            </w:r>
          </w:p>
        </w:tc>
        <w:tc>
          <w:tcPr>
            <w:tcW w:w="2525" w:type="dxa"/>
          </w:tcPr>
          <w:p w14:paraId="4A8D2663" w14:textId="77777777" w:rsidR="005721E6" w:rsidRDefault="005721E6" w:rsidP="000D49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 estero</w:t>
            </w:r>
          </w:p>
        </w:tc>
      </w:tr>
      <w:tr w:rsidR="005721E6" w14:paraId="6C483EF2" w14:textId="77777777" w:rsidTr="0057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 w:val="restart"/>
          </w:tcPr>
          <w:p w14:paraId="26ED06D5" w14:textId="3B0A8988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Bank details</w:t>
            </w:r>
          </w:p>
        </w:tc>
        <w:tc>
          <w:tcPr>
            <w:tcW w:w="2172" w:type="dxa"/>
          </w:tcPr>
          <w:p w14:paraId="47AF63C8" w14:textId="03CFD7A7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01 o 91</w:t>
            </w:r>
          </w:p>
        </w:tc>
        <w:tc>
          <w:tcPr>
            <w:tcW w:w="2525" w:type="dxa"/>
          </w:tcPr>
          <w:p w14:paraId="6E2BCEE0" w14:textId="539B6CF6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Mandatory</w:t>
            </w:r>
          </w:p>
        </w:tc>
        <w:tc>
          <w:tcPr>
            <w:tcW w:w="2525" w:type="dxa"/>
          </w:tcPr>
          <w:p w14:paraId="21AC5BBE" w14:textId="4330AFBE" w:rsidR="005721E6" w:rsidRDefault="00894CE0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  <w:tr w:rsidR="005721E6" w14:paraId="27C6EE18" w14:textId="77777777" w:rsidTr="0057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/>
          </w:tcPr>
          <w:p w14:paraId="181E2AC0" w14:textId="7777777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</w:p>
        </w:tc>
        <w:tc>
          <w:tcPr>
            <w:tcW w:w="2172" w:type="dxa"/>
          </w:tcPr>
          <w:p w14:paraId="585AC4F7" w14:textId="749DED22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02 o 92</w:t>
            </w:r>
          </w:p>
        </w:tc>
        <w:tc>
          <w:tcPr>
            <w:tcW w:w="2525" w:type="dxa"/>
          </w:tcPr>
          <w:p w14:paraId="2D4320EE" w14:textId="3D1431F7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  <w:tc>
          <w:tcPr>
            <w:tcW w:w="2525" w:type="dxa"/>
          </w:tcPr>
          <w:p w14:paraId="03532534" w14:textId="2455F74C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  <w:tr w:rsidR="005721E6" w14:paraId="7824152B" w14:textId="77777777" w:rsidTr="0057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 w:val="restart"/>
          </w:tcPr>
          <w:p w14:paraId="2AA3A939" w14:textId="3A596152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Account number</w:t>
            </w:r>
          </w:p>
        </w:tc>
        <w:tc>
          <w:tcPr>
            <w:tcW w:w="2172" w:type="dxa"/>
          </w:tcPr>
          <w:p w14:paraId="74A915B2" w14:textId="3AEFE406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01 o 91</w:t>
            </w:r>
          </w:p>
        </w:tc>
        <w:tc>
          <w:tcPr>
            <w:tcW w:w="2525" w:type="dxa"/>
          </w:tcPr>
          <w:p w14:paraId="639FCB58" w14:textId="414B266A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Mandatory</w:t>
            </w:r>
          </w:p>
        </w:tc>
        <w:tc>
          <w:tcPr>
            <w:tcW w:w="2525" w:type="dxa"/>
          </w:tcPr>
          <w:p w14:paraId="0448CE6E" w14:textId="11E8535B" w:rsidR="005721E6" w:rsidRDefault="00894CE0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  <w:tr w:rsidR="005721E6" w14:paraId="4A4738F4" w14:textId="77777777" w:rsidTr="0057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/>
          </w:tcPr>
          <w:p w14:paraId="5307D9B5" w14:textId="7777777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</w:p>
        </w:tc>
        <w:tc>
          <w:tcPr>
            <w:tcW w:w="2172" w:type="dxa"/>
          </w:tcPr>
          <w:p w14:paraId="6F37CA65" w14:textId="7B11C4BD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02 o 92</w:t>
            </w:r>
          </w:p>
        </w:tc>
        <w:tc>
          <w:tcPr>
            <w:tcW w:w="2525" w:type="dxa"/>
          </w:tcPr>
          <w:p w14:paraId="4A5C7622" w14:textId="57F42F81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  <w:tc>
          <w:tcPr>
            <w:tcW w:w="2525" w:type="dxa"/>
          </w:tcPr>
          <w:p w14:paraId="582CD07D" w14:textId="2DBD85A2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  <w:tr w:rsidR="005721E6" w14:paraId="35647CF5" w14:textId="77777777" w:rsidTr="0057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 w:val="restart"/>
          </w:tcPr>
          <w:p w14:paraId="6679C5B6" w14:textId="12605285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IBAN Code</w:t>
            </w:r>
          </w:p>
        </w:tc>
        <w:tc>
          <w:tcPr>
            <w:tcW w:w="2172" w:type="dxa"/>
          </w:tcPr>
          <w:p w14:paraId="68A2D61E" w14:textId="6A6A9104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01 o 91</w:t>
            </w:r>
          </w:p>
        </w:tc>
        <w:tc>
          <w:tcPr>
            <w:tcW w:w="2525" w:type="dxa"/>
          </w:tcPr>
          <w:p w14:paraId="49FD3888" w14:textId="47E7226D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Mandatory</w:t>
            </w:r>
          </w:p>
        </w:tc>
        <w:tc>
          <w:tcPr>
            <w:tcW w:w="2525" w:type="dxa"/>
          </w:tcPr>
          <w:p w14:paraId="126E8802" w14:textId="21D8DDDA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Mandatory</w:t>
            </w:r>
          </w:p>
        </w:tc>
      </w:tr>
      <w:tr w:rsidR="005721E6" w14:paraId="233EEB82" w14:textId="77777777" w:rsidTr="0057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/>
          </w:tcPr>
          <w:p w14:paraId="099B6559" w14:textId="7777777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</w:p>
        </w:tc>
        <w:tc>
          <w:tcPr>
            <w:tcW w:w="2172" w:type="dxa"/>
          </w:tcPr>
          <w:p w14:paraId="298BC753" w14:textId="394CE7DF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02 o 92</w:t>
            </w:r>
          </w:p>
        </w:tc>
        <w:tc>
          <w:tcPr>
            <w:tcW w:w="2525" w:type="dxa"/>
          </w:tcPr>
          <w:p w14:paraId="726A7345" w14:textId="29D32CF1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  <w:tc>
          <w:tcPr>
            <w:tcW w:w="2525" w:type="dxa"/>
          </w:tcPr>
          <w:p w14:paraId="78D52024" w14:textId="000A89B9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  <w:tr w:rsidR="005721E6" w14:paraId="5EAEE024" w14:textId="77777777" w:rsidTr="0057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 w:val="restart"/>
          </w:tcPr>
          <w:p w14:paraId="10BBDFCA" w14:textId="45375E2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RUM</w:t>
            </w:r>
          </w:p>
        </w:tc>
        <w:tc>
          <w:tcPr>
            <w:tcW w:w="2172" w:type="dxa"/>
          </w:tcPr>
          <w:p w14:paraId="28C4814A" w14:textId="678C1005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01 o 91</w:t>
            </w:r>
          </w:p>
        </w:tc>
        <w:tc>
          <w:tcPr>
            <w:tcW w:w="2525" w:type="dxa"/>
          </w:tcPr>
          <w:p w14:paraId="12850467" w14:textId="1EB82552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Mandatory</w:t>
            </w:r>
          </w:p>
        </w:tc>
        <w:tc>
          <w:tcPr>
            <w:tcW w:w="2525" w:type="dxa"/>
          </w:tcPr>
          <w:p w14:paraId="1406A9DB" w14:textId="5C7578EF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Mandatory</w:t>
            </w:r>
          </w:p>
        </w:tc>
      </w:tr>
      <w:tr w:rsidR="005721E6" w14:paraId="16B1C295" w14:textId="77777777" w:rsidTr="0057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/>
          </w:tcPr>
          <w:p w14:paraId="6A111BDA" w14:textId="7777777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</w:p>
        </w:tc>
        <w:tc>
          <w:tcPr>
            <w:tcW w:w="2172" w:type="dxa"/>
          </w:tcPr>
          <w:p w14:paraId="2D6669C4" w14:textId="74B71859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02 o 92</w:t>
            </w:r>
          </w:p>
        </w:tc>
        <w:tc>
          <w:tcPr>
            <w:tcW w:w="2525" w:type="dxa"/>
          </w:tcPr>
          <w:p w14:paraId="4CF44970" w14:textId="1A937E34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  <w:tc>
          <w:tcPr>
            <w:tcW w:w="2525" w:type="dxa"/>
          </w:tcPr>
          <w:p w14:paraId="52B2213B" w14:textId="1E50D617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  <w:tr w:rsidR="005721E6" w14:paraId="7FFED235" w14:textId="77777777" w:rsidTr="0057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 w:val="restart"/>
          </w:tcPr>
          <w:p w14:paraId="75D9BE02" w14:textId="6DA03463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BIC</w:t>
            </w:r>
          </w:p>
        </w:tc>
        <w:tc>
          <w:tcPr>
            <w:tcW w:w="2172" w:type="dxa"/>
          </w:tcPr>
          <w:p w14:paraId="54742A37" w14:textId="1D796052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01 o 91</w:t>
            </w:r>
          </w:p>
        </w:tc>
        <w:tc>
          <w:tcPr>
            <w:tcW w:w="2525" w:type="dxa"/>
          </w:tcPr>
          <w:p w14:paraId="3D5B5960" w14:textId="265B44CB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Optional</w:t>
            </w:r>
          </w:p>
        </w:tc>
        <w:tc>
          <w:tcPr>
            <w:tcW w:w="2525" w:type="dxa"/>
          </w:tcPr>
          <w:p w14:paraId="74807B15" w14:textId="2675E2EA" w:rsidR="005721E6" w:rsidRDefault="005721E6" w:rsidP="000D49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Optional</w:t>
            </w:r>
          </w:p>
        </w:tc>
      </w:tr>
      <w:tr w:rsidR="005721E6" w14:paraId="47691C1D" w14:textId="77777777" w:rsidTr="0057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  <w:vMerge/>
          </w:tcPr>
          <w:p w14:paraId="31E0A8A9" w14:textId="77777777" w:rsidR="005721E6" w:rsidRDefault="005721E6" w:rsidP="000D49FA">
            <w:pPr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</w:p>
        </w:tc>
        <w:tc>
          <w:tcPr>
            <w:tcW w:w="2172" w:type="dxa"/>
          </w:tcPr>
          <w:p w14:paraId="12B331A4" w14:textId="3B42C572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02 o 92</w:t>
            </w:r>
          </w:p>
        </w:tc>
        <w:tc>
          <w:tcPr>
            <w:tcW w:w="2525" w:type="dxa"/>
          </w:tcPr>
          <w:p w14:paraId="7F8416AC" w14:textId="21F87A0E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  <w:tc>
          <w:tcPr>
            <w:tcW w:w="2525" w:type="dxa"/>
          </w:tcPr>
          <w:p w14:paraId="0966CA3C" w14:textId="09F09E3D" w:rsidR="005721E6" w:rsidRDefault="00894CE0" w:rsidP="000D49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  <w:sz w:val="22"/>
                <w:szCs w:val="22"/>
              </w:rPr>
              <w:t>Empty</w:t>
            </w:r>
          </w:p>
        </w:tc>
      </w:tr>
    </w:tbl>
    <w:p w14:paraId="707B1F42" w14:textId="77777777" w:rsidR="004E69E1" w:rsidRPr="00877F36" w:rsidRDefault="004E69E1" w:rsidP="00B839DF">
      <w:pPr>
        <w:spacing w:line="360" w:lineRule="auto"/>
        <w:jc w:val="both"/>
        <w:rPr>
          <w:rFonts w:asciiTheme="majorHAnsi" w:hAnsiTheme="majorHAnsi" w:cstheme="majorHAnsi"/>
          <w:noProof/>
          <w:sz w:val="22"/>
          <w:szCs w:val="22"/>
          <w:highlight w:val="yellow"/>
        </w:rPr>
      </w:pPr>
    </w:p>
    <w:p w14:paraId="0A1B305D" w14:textId="7ED78234" w:rsidR="00B01D35" w:rsidRDefault="00B01D35">
      <w:pPr>
        <w:spacing w:after="160" w:line="259" w:lineRule="auto"/>
        <w:rPr>
          <w:rFonts w:asciiTheme="majorHAnsi" w:hAnsiTheme="majorHAnsi" w:cstheme="majorHAnsi"/>
          <w:noProof/>
          <w:sz w:val="22"/>
          <w:szCs w:val="22"/>
          <w:highlight w:val="yellow"/>
        </w:rPr>
      </w:pPr>
      <w:r>
        <w:rPr>
          <w:rFonts w:asciiTheme="majorHAnsi" w:hAnsiTheme="majorHAnsi" w:cstheme="majorHAnsi"/>
          <w:noProof/>
          <w:sz w:val="22"/>
          <w:szCs w:val="22"/>
          <w:highlight w:val="yellow"/>
        </w:rPr>
        <w:br w:type="page"/>
      </w:r>
    </w:p>
    <w:p w14:paraId="34FA01A6" w14:textId="2F172225" w:rsidR="00B01D35" w:rsidRDefault="00B01D35" w:rsidP="00B01D35">
      <w:pPr>
        <w:pStyle w:val="Heading1"/>
        <w:numPr>
          <w:ilvl w:val="0"/>
          <w:numId w:val="1"/>
        </w:numPr>
        <w:jc w:val="both"/>
      </w:pPr>
      <w:bookmarkStart w:id="331" w:name="_Ref62575388"/>
      <w:bookmarkStart w:id="332" w:name="_Toc69807244"/>
      <w:r>
        <w:lastRenderedPageBreak/>
        <w:t>Allegati</w:t>
      </w:r>
      <w:bookmarkEnd w:id="331"/>
      <w:bookmarkEnd w:id="332"/>
    </w:p>
    <w:p w14:paraId="2585B88A" w14:textId="4A8D1163" w:rsidR="009B55F2" w:rsidRDefault="009B55F2" w:rsidP="009B55F2"/>
    <w:p w14:paraId="5BDA6CCE" w14:textId="77777777" w:rsidR="008B2A83" w:rsidRPr="008B2A83" w:rsidRDefault="008B2A83" w:rsidP="008B2A83">
      <w:pPr>
        <w:pStyle w:val="ListParagraph"/>
        <w:keepNext/>
        <w:keepLines/>
        <w:numPr>
          <w:ilvl w:val="0"/>
          <w:numId w:val="9"/>
        </w:numPr>
        <w:spacing w:before="40" w:line="360" w:lineRule="auto"/>
        <w:outlineLvl w:val="1"/>
        <w:rPr>
          <w:rFonts w:asciiTheme="majorHAnsi" w:eastAsiaTheme="majorEastAsia" w:hAnsiTheme="majorHAnsi" w:cstheme="majorHAnsi"/>
          <w:vanish/>
          <w:color w:val="2E74B5" w:themeColor="accent1" w:themeShade="BF"/>
          <w:sz w:val="26"/>
          <w:szCs w:val="26"/>
        </w:rPr>
      </w:pPr>
      <w:bookmarkStart w:id="333" w:name="_Toc62578639"/>
      <w:bookmarkStart w:id="334" w:name="_Toc62578807"/>
      <w:bookmarkStart w:id="335" w:name="_Toc69723509"/>
      <w:bookmarkStart w:id="336" w:name="_Toc69737093"/>
      <w:bookmarkStart w:id="337" w:name="_Toc69807245"/>
      <w:bookmarkEnd w:id="333"/>
      <w:bookmarkEnd w:id="334"/>
      <w:bookmarkEnd w:id="335"/>
      <w:bookmarkEnd w:id="336"/>
      <w:bookmarkEnd w:id="337"/>
    </w:p>
    <w:p w14:paraId="20E0EA25" w14:textId="56E9A136" w:rsidR="009B55F2" w:rsidRPr="009B55F2" w:rsidRDefault="009B55F2" w:rsidP="008B2A83">
      <w:pPr>
        <w:pStyle w:val="Heading2"/>
        <w:numPr>
          <w:ilvl w:val="1"/>
          <w:numId w:val="9"/>
        </w:numPr>
      </w:pPr>
      <w:bookmarkStart w:id="338" w:name="_Toc69807246"/>
      <w:r>
        <w:t>Codici ISO Nazioni</w:t>
      </w:r>
      <w:bookmarkEnd w:id="338"/>
    </w:p>
    <w:p w14:paraId="43ECE65B" w14:textId="218C8E8C" w:rsidR="00B01D35" w:rsidRDefault="00B01D35" w:rsidP="00B01D35"/>
    <w:p w14:paraId="28454A7B" w14:textId="77777777" w:rsidR="00B01D35" w:rsidRPr="00B01D35" w:rsidRDefault="00B01D35" w:rsidP="00B01D35"/>
    <w:bookmarkStart w:id="339" w:name="_MON_1673081672"/>
    <w:bookmarkEnd w:id="339"/>
    <w:p w14:paraId="2CAAF49C" w14:textId="0728D2F7" w:rsidR="00F465F5" w:rsidRDefault="00B01D35" w:rsidP="00B01D35">
      <w:pPr>
        <w:spacing w:line="360" w:lineRule="auto"/>
        <w:jc w:val="center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object w:dxaOrig="1245" w:dyaOrig="806" w14:anchorId="3CF6F1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40.3pt" o:ole="">
            <v:imagedata r:id="rId27" o:title=""/>
          </v:shape>
          <o:OLEObject Type="Embed" ProgID="Excel.Sheet.12" ShapeID="_x0000_i1025" DrawAspect="Icon" ObjectID="_1680420518" r:id="rId28"/>
        </w:object>
      </w:r>
    </w:p>
    <w:p w14:paraId="4431FAB0" w14:textId="46B2DCBD" w:rsidR="00C44295" w:rsidRPr="00C44295" w:rsidRDefault="00C44295" w:rsidP="00C44295">
      <w:pPr>
        <w:pStyle w:val="Heading2"/>
        <w:numPr>
          <w:ilvl w:val="1"/>
          <w:numId w:val="9"/>
        </w:numPr>
      </w:pPr>
      <w:bookmarkStart w:id="340" w:name="_Toc69807247"/>
      <w:r w:rsidRPr="00C44295">
        <w:t>Banche Aderenti a SEDA</w:t>
      </w:r>
      <w:bookmarkEnd w:id="340"/>
    </w:p>
    <w:p w14:paraId="51AE4ED7" w14:textId="21EBA912" w:rsidR="00C44295" w:rsidRPr="00877F36" w:rsidRDefault="00C44295" w:rsidP="00B01D35">
      <w:pPr>
        <w:spacing w:line="360" w:lineRule="auto"/>
        <w:jc w:val="center"/>
        <w:rPr>
          <w:rFonts w:asciiTheme="majorHAnsi" w:hAnsiTheme="majorHAnsi" w:cstheme="majorHAnsi"/>
          <w:noProof/>
          <w:sz w:val="22"/>
          <w:szCs w:val="22"/>
          <w:highlight w:val="yellow"/>
        </w:rPr>
      </w:pPr>
      <w:r w:rsidRPr="00C44295">
        <w:rPr>
          <w:rFonts w:asciiTheme="majorHAnsi" w:hAnsiTheme="majorHAnsi" w:cstheme="majorHAnsi"/>
          <w:noProof/>
          <w:sz w:val="22"/>
          <w:szCs w:val="22"/>
        </w:rPr>
        <w:object w:dxaOrig="1536" w:dyaOrig="998" w14:anchorId="68C1CDC9">
          <v:shape id="_x0000_i1026" type="#_x0000_t75" style="width:76.8pt;height:49.9pt" o:ole="">
            <v:imagedata r:id="rId29" o:title=""/>
          </v:shape>
          <o:OLEObject Type="Embed" ProgID="Package" ShapeID="_x0000_i1026" DrawAspect="Icon" ObjectID="_1680420519" r:id="rId30"/>
        </w:object>
      </w:r>
    </w:p>
    <w:p w14:paraId="7529997C" w14:textId="77777777" w:rsidR="00D53B4D" w:rsidRPr="00D53B4D" w:rsidRDefault="00D53B4D" w:rsidP="00B839DF">
      <w:pPr>
        <w:pStyle w:val="ListParagraph"/>
        <w:keepNext/>
        <w:keepLines/>
        <w:numPr>
          <w:ilvl w:val="0"/>
          <w:numId w:val="2"/>
        </w:numPr>
        <w:spacing w:before="40" w:line="360" w:lineRule="auto"/>
        <w:jc w:val="both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22"/>
          <w:szCs w:val="22"/>
        </w:rPr>
      </w:pPr>
      <w:bookmarkStart w:id="341" w:name="_Toc36662820"/>
      <w:bookmarkStart w:id="342" w:name="_Toc36663633"/>
      <w:bookmarkStart w:id="343" w:name="_Toc36664332"/>
      <w:bookmarkStart w:id="344" w:name="_Toc37254384"/>
      <w:bookmarkStart w:id="345" w:name="_Toc37846244"/>
      <w:bookmarkStart w:id="346" w:name="_Toc39068591"/>
      <w:bookmarkStart w:id="347" w:name="_Toc39485659"/>
      <w:bookmarkStart w:id="348" w:name="_Toc40279300"/>
      <w:bookmarkStart w:id="349" w:name="_Toc40279347"/>
      <w:bookmarkStart w:id="350" w:name="_Toc40279541"/>
      <w:bookmarkStart w:id="351" w:name="_Toc40279622"/>
      <w:bookmarkStart w:id="352" w:name="_Toc40284493"/>
      <w:bookmarkStart w:id="353" w:name="_Toc40284539"/>
      <w:bookmarkStart w:id="354" w:name="_Toc40365164"/>
      <w:bookmarkStart w:id="355" w:name="_Toc40366182"/>
      <w:bookmarkStart w:id="356" w:name="_Toc40447313"/>
      <w:bookmarkStart w:id="357" w:name="_Toc40447383"/>
      <w:bookmarkStart w:id="358" w:name="_Toc40450914"/>
      <w:bookmarkStart w:id="359" w:name="_Toc42055788"/>
      <w:bookmarkStart w:id="360" w:name="_Toc42055814"/>
      <w:bookmarkStart w:id="361" w:name="_Toc42055841"/>
      <w:bookmarkStart w:id="362" w:name="_Toc42179486"/>
      <w:bookmarkStart w:id="363" w:name="_Toc42179546"/>
      <w:bookmarkStart w:id="364" w:name="_Toc42180833"/>
      <w:bookmarkStart w:id="365" w:name="_Toc42522068"/>
      <w:bookmarkStart w:id="366" w:name="_Toc43115389"/>
      <w:bookmarkStart w:id="367" w:name="_Toc58406119"/>
      <w:bookmarkStart w:id="368" w:name="_Toc62153687"/>
      <w:bookmarkStart w:id="369" w:name="_Toc62155882"/>
      <w:bookmarkStart w:id="370" w:name="_Toc62157429"/>
      <w:bookmarkStart w:id="371" w:name="_Toc62206892"/>
      <w:bookmarkStart w:id="372" w:name="_Toc62206921"/>
      <w:bookmarkStart w:id="373" w:name="_Toc62209906"/>
      <w:bookmarkStart w:id="374" w:name="_Toc62479916"/>
      <w:bookmarkStart w:id="375" w:name="_Toc62561364"/>
      <w:bookmarkStart w:id="376" w:name="_Toc62564235"/>
      <w:bookmarkStart w:id="377" w:name="_Toc62578641"/>
      <w:bookmarkStart w:id="378" w:name="_Toc62578809"/>
      <w:bookmarkStart w:id="379" w:name="_Toc69723511"/>
      <w:bookmarkStart w:id="380" w:name="_Toc69737096"/>
      <w:bookmarkStart w:id="381" w:name="_Toc69807248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</w:p>
    <w:p w14:paraId="001DAD12" w14:textId="77777777" w:rsidR="00D53B4D" w:rsidRPr="00D53B4D" w:rsidRDefault="00D53B4D" w:rsidP="00B839DF">
      <w:pPr>
        <w:pStyle w:val="ListParagraph"/>
        <w:keepNext/>
        <w:keepLines/>
        <w:numPr>
          <w:ilvl w:val="0"/>
          <w:numId w:val="2"/>
        </w:numPr>
        <w:spacing w:before="40" w:line="360" w:lineRule="auto"/>
        <w:jc w:val="both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22"/>
          <w:szCs w:val="22"/>
        </w:rPr>
      </w:pPr>
      <w:bookmarkStart w:id="382" w:name="_Toc36662821"/>
      <w:bookmarkStart w:id="383" w:name="_Toc36663634"/>
      <w:bookmarkStart w:id="384" w:name="_Toc36664333"/>
      <w:bookmarkStart w:id="385" w:name="_Toc37254385"/>
      <w:bookmarkStart w:id="386" w:name="_Toc37846245"/>
      <w:bookmarkStart w:id="387" w:name="_Toc39068592"/>
      <w:bookmarkStart w:id="388" w:name="_Toc39485660"/>
      <w:bookmarkStart w:id="389" w:name="_Toc40279301"/>
      <w:bookmarkStart w:id="390" w:name="_Toc40279348"/>
      <w:bookmarkStart w:id="391" w:name="_Toc40279542"/>
      <w:bookmarkStart w:id="392" w:name="_Toc40279623"/>
      <w:bookmarkStart w:id="393" w:name="_Toc40284494"/>
      <w:bookmarkStart w:id="394" w:name="_Toc40284540"/>
      <w:bookmarkStart w:id="395" w:name="_Toc40365165"/>
      <w:bookmarkStart w:id="396" w:name="_Toc40366183"/>
      <w:bookmarkStart w:id="397" w:name="_Toc40447314"/>
      <w:bookmarkStart w:id="398" w:name="_Toc40447384"/>
      <w:bookmarkStart w:id="399" w:name="_Toc40450915"/>
      <w:bookmarkStart w:id="400" w:name="_Toc42055789"/>
      <w:bookmarkStart w:id="401" w:name="_Toc42055815"/>
      <w:bookmarkStart w:id="402" w:name="_Toc42055842"/>
      <w:bookmarkStart w:id="403" w:name="_Toc42179487"/>
      <w:bookmarkStart w:id="404" w:name="_Toc42179547"/>
      <w:bookmarkStart w:id="405" w:name="_Toc42180834"/>
      <w:bookmarkStart w:id="406" w:name="_Toc42522069"/>
      <w:bookmarkStart w:id="407" w:name="_Toc43115390"/>
      <w:bookmarkStart w:id="408" w:name="_Toc58406120"/>
      <w:bookmarkStart w:id="409" w:name="_Toc62153688"/>
      <w:bookmarkStart w:id="410" w:name="_Toc62155883"/>
      <w:bookmarkStart w:id="411" w:name="_Toc62157430"/>
      <w:bookmarkStart w:id="412" w:name="_Toc62206893"/>
      <w:bookmarkStart w:id="413" w:name="_Toc62206922"/>
      <w:bookmarkStart w:id="414" w:name="_Toc62209907"/>
      <w:bookmarkStart w:id="415" w:name="_Toc62479917"/>
      <w:bookmarkStart w:id="416" w:name="_Toc62561365"/>
      <w:bookmarkStart w:id="417" w:name="_Toc62564236"/>
      <w:bookmarkStart w:id="418" w:name="_Toc62578642"/>
      <w:bookmarkStart w:id="419" w:name="_Toc62578810"/>
      <w:bookmarkStart w:id="420" w:name="_Toc69723512"/>
      <w:bookmarkStart w:id="421" w:name="_Toc69737097"/>
      <w:bookmarkStart w:id="422" w:name="_Toc69807249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</w:p>
    <w:p w14:paraId="4B2B757F" w14:textId="77777777" w:rsidR="00D53B4D" w:rsidRPr="00D53B4D" w:rsidRDefault="00D53B4D" w:rsidP="00B839DF">
      <w:pPr>
        <w:pStyle w:val="ListParagraph"/>
        <w:keepNext/>
        <w:keepLines/>
        <w:numPr>
          <w:ilvl w:val="0"/>
          <w:numId w:val="2"/>
        </w:numPr>
        <w:spacing w:before="40" w:line="360" w:lineRule="auto"/>
        <w:jc w:val="both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22"/>
          <w:szCs w:val="22"/>
        </w:rPr>
      </w:pPr>
      <w:bookmarkStart w:id="423" w:name="_Toc36662822"/>
      <w:bookmarkStart w:id="424" w:name="_Toc36663635"/>
      <w:bookmarkStart w:id="425" w:name="_Toc36664334"/>
      <w:bookmarkStart w:id="426" w:name="_Toc37254386"/>
      <w:bookmarkStart w:id="427" w:name="_Toc37846246"/>
      <w:bookmarkStart w:id="428" w:name="_Toc39068593"/>
      <w:bookmarkStart w:id="429" w:name="_Toc39485661"/>
      <w:bookmarkStart w:id="430" w:name="_Toc40279302"/>
      <w:bookmarkStart w:id="431" w:name="_Toc40279349"/>
      <w:bookmarkStart w:id="432" w:name="_Toc40279543"/>
      <w:bookmarkStart w:id="433" w:name="_Toc40279624"/>
      <w:bookmarkStart w:id="434" w:name="_Toc40284495"/>
      <w:bookmarkStart w:id="435" w:name="_Toc40284541"/>
      <w:bookmarkStart w:id="436" w:name="_Toc40365166"/>
      <w:bookmarkStart w:id="437" w:name="_Toc40366184"/>
      <w:bookmarkStart w:id="438" w:name="_Toc40447315"/>
      <w:bookmarkStart w:id="439" w:name="_Toc40447385"/>
      <w:bookmarkStart w:id="440" w:name="_Toc40450916"/>
      <w:bookmarkStart w:id="441" w:name="_Toc42055790"/>
      <w:bookmarkStart w:id="442" w:name="_Toc42055816"/>
      <w:bookmarkStart w:id="443" w:name="_Toc42055843"/>
      <w:bookmarkStart w:id="444" w:name="_Toc42179488"/>
      <w:bookmarkStart w:id="445" w:name="_Toc42179548"/>
      <w:bookmarkStart w:id="446" w:name="_Toc42180835"/>
      <w:bookmarkStart w:id="447" w:name="_Toc42522070"/>
      <w:bookmarkStart w:id="448" w:name="_Toc43115391"/>
      <w:bookmarkStart w:id="449" w:name="_Toc58406121"/>
      <w:bookmarkStart w:id="450" w:name="_Toc62153689"/>
      <w:bookmarkStart w:id="451" w:name="_Toc62155884"/>
      <w:bookmarkStart w:id="452" w:name="_Toc62157431"/>
      <w:bookmarkStart w:id="453" w:name="_Toc62206894"/>
      <w:bookmarkStart w:id="454" w:name="_Toc62206923"/>
      <w:bookmarkStart w:id="455" w:name="_Toc62209908"/>
      <w:bookmarkStart w:id="456" w:name="_Toc62479918"/>
      <w:bookmarkStart w:id="457" w:name="_Toc62561366"/>
      <w:bookmarkStart w:id="458" w:name="_Toc62564237"/>
      <w:bookmarkStart w:id="459" w:name="_Toc62578643"/>
      <w:bookmarkStart w:id="460" w:name="_Toc62578811"/>
      <w:bookmarkStart w:id="461" w:name="_Toc69723513"/>
      <w:bookmarkStart w:id="462" w:name="_Toc69737098"/>
      <w:bookmarkStart w:id="463" w:name="_Toc69807250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</w:p>
    <w:p w14:paraId="1977EA58" w14:textId="77777777" w:rsidR="00D53B4D" w:rsidRPr="00D53B4D" w:rsidRDefault="00D53B4D" w:rsidP="00B839DF">
      <w:pPr>
        <w:pStyle w:val="ListParagraph"/>
        <w:keepNext/>
        <w:keepLines/>
        <w:numPr>
          <w:ilvl w:val="0"/>
          <w:numId w:val="2"/>
        </w:numPr>
        <w:spacing w:before="40" w:line="360" w:lineRule="auto"/>
        <w:jc w:val="both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22"/>
          <w:szCs w:val="22"/>
        </w:rPr>
      </w:pPr>
      <w:bookmarkStart w:id="464" w:name="_Toc36662823"/>
      <w:bookmarkStart w:id="465" w:name="_Toc36663636"/>
      <w:bookmarkStart w:id="466" w:name="_Toc36664335"/>
      <w:bookmarkStart w:id="467" w:name="_Toc37254387"/>
      <w:bookmarkStart w:id="468" w:name="_Toc37846247"/>
      <w:bookmarkStart w:id="469" w:name="_Toc39068594"/>
      <w:bookmarkStart w:id="470" w:name="_Toc39485662"/>
      <w:bookmarkStart w:id="471" w:name="_Toc40279303"/>
      <w:bookmarkStart w:id="472" w:name="_Toc40279350"/>
      <w:bookmarkStart w:id="473" w:name="_Toc40279544"/>
      <w:bookmarkStart w:id="474" w:name="_Toc40279625"/>
      <w:bookmarkStart w:id="475" w:name="_Toc40284496"/>
      <w:bookmarkStart w:id="476" w:name="_Toc40284542"/>
      <w:bookmarkStart w:id="477" w:name="_Toc40365167"/>
      <w:bookmarkStart w:id="478" w:name="_Toc40366185"/>
      <w:bookmarkStart w:id="479" w:name="_Toc40447316"/>
      <w:bookmarkStart w:id="480" w:name="_Toc40447386"/>
      <w:bookmarkStart w:id="481" w:name="_Toc40450917"/>
      <w:bookmarkStart w:id="482" w:name="_Toc42055791"/>
      <w:bookmarkStart w:id="483" w:name="_Toc42055817"/>
      <w:bookmarkStart w:id="484" w:name="_Toc42055844"/>
      <w:bookmarkStart w:id="485" w:name="_Toc42179489"/>
      <w:bookmarkStart w:id="486" w:name="_Toc42179549"/>
      <w:bookmarkStart w:id="487" w:name="_Toc42180836"/>
      <w:bookmarkStart w:id="488" w:name="_Toc42522071"/>
      <w:bookmarkStart w:id="489" w:name="_Toc43115392"/>
      <w:bookmarkStart w:id="490" w:name="_Toc58406122"/>
      <w:bookmarkStart w:id="491" w:name="_Toc62153690"/>
      <w:bookmarkStart w:id="492" w:name="_Toc62155885"/>
      <w:bookmarkStart w:id="493" w:name="_Toc62157432"/>
      <w:bookmarkStart w:id="494" w:name="_Toc62206895"/>
      <w:bookmarkStart w:id="495" w:name="_Toc62206924"/>
      <w:bookmarkStart w:id="496" w:name="_Toc62209909"/>
      <w:bookmarkStart w:id="497" w:name="_Toc62479919"/>
      <w:bookmarkStart w:id="498" w:name="_Toc62561367"/>
      <w:bookmarkStart w:id="499" w:name="_Toc62564238"/>
      <w:bookmarkStart w:id="500" w:name="_Toc62578644"/>
      <w:bookmarkStart w:id="501" w:name="_Toc62578812"/>
      <w:bookmarkStart w:id="502" w:name="_Toc69723514"/>
      <w:bookmarkStart w:id="503" w:name="_Toc69737099"/>
      <w:bookmarkStart w:id="504" w:name="_Toc69807251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</w:p>
    <w:p w14:paraId="69EC0364" w14:textId="77777777" w:rsidR="00D53B4D" w:rsidRPr="00D53B4D" w:rsidRDefault="00D53B4D" w:rsidP="00B839DF">
      <w:pPr>
        <w:pStyle w:val="ListParagraph"/>
        <w:keepNext/>
        <w:keepLines/>
        <w:numPr>
          <w:ilvl w:val="0"/>
          <w:numId w:val="2"/>
        </w:numPr>
        <w:spacing w:before="40" w:line="360" w:lineRule="auto"/>
        <w:jc w:val="both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22"/>
          <w:szCs w:val="22"/>
        </w:rPr>
      </w:pPr>
      <w:bookmarkStart w:id="505" w:name="_Toc36662824"/>
      <w:bookmarkStart w:id="506" w:name="_Toc36663637"/>
      <w:bookmarkStart w:id="507" w:name="_Toc36664336"/>
      <w:bookmarkStart w:id="508" w:name="_Toc37254388"/>
      <w:bookmarkStart w:id="509" w:name="_Toc37846248"/>
      <w:bookmarkStart w:id="510" w:name="_Toc39068595"/>
      <w:bookmarkStart w:id="511" w:name="_Toc39485663"/>
      <w:bookmarkStart w:id="512" w:name="_Toc40279304"/>
      <w:bookmarkStart w:id="513" w:name="_Toc40279351"/>
      <w:bookmarkStart w:id="514" w:name="_Toc40279545"/>
      <w:bookmarkStart w:id="515" w:name="_Toc40279626"/>
      <w:bookmarkStart w:id="516" w:name="_Toc40284497"/>
      <w:bookmarkStart w:id="517" w:name="_Toc40284543"/>
      <w:bookmarkStart w:id="518" w:name="_Toc40365168"/>
      <w:bookmarkStart w:id="519" w:name="_Toc40366186"/>
      <w:bookmarkStart w:id="520" w:name="_Toc40447317"/>
      <w:bookmarkStart w:id="521" w:name="_Toc40447387"/>
      <w:bookmarkStart w:id="522" w:name="_Toc40450918"/>
      <w:bookmarkStart w:id="523" w:name="_Toc42055792"/>
      <w:bookmarkStart w:id="524" w:name="_Toc42055818"/>
      <w:bookmarkStart w:id="525" w:name="_Toc42055845"/>
      <w:bookmarkStart w:id="526" w:name="_Toc42179490"/>
      <w:bookmarkStart w:id="527" w:name="_Toc42179550"/>
      <w:bookmarkStart w:id="528" w:name="_Toc42180837"/>
      <w:bookmarkStart w:id="529" w:name="_Toc42522072"/>
      <w:bookmarkStart w:id="530" w:name="_Toc43115393"/>
      <w:bookmarkStart w:id="531" w:name="_Toc58406123"/>
      <w:bookmarkStart w:id="532" w:name="_Toc62153691"/>
      <w:bookmarkStart w:id="533" w:name="_Toc62155886"/>
      <w:bookmarkStart w:id="534" w:name="_Toc62157433"/>
      <w:bookmarkStart w:id="535" w:name="_Toc62206896"/>
      <w:bookmarkStart w:id="536" w:name="_Toc62206925"/>
      <w:bookmarkStart w:id="537" w:name="_Toc62209910"/>
      <w:bookmarkStart w:id="538" w:name="_Toc62479920"/>
      <w:bookmarkStart w:id="539" w:name="_Toc62561368"/>
      <w:bookmarkStart w:id="540" w:name="_Toc62564239"/>
      <w:bookmarkStart w:id="541" w:name="_Toc62578645"/>
      <w:bookmarkStart w:id="542" w:name="_Toc62578813"/>
      <w:bookmarkStart w:id="543" w:name="_Toc69723515"/>
      <w:bookmarkStart w:id="544" w:name="_Toc69737100"/>
      <w:bookmarkStart w:id="545" w:name="_Toc69807252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</w:p>
    <w:p w14:paraId="4013E745" w14:textId="77777777" w:rsidR="00D53B4D" w:rsidRPr="00D53B4D" w:rsidRDefault="00D53B4D" w:rsidP="00B839DF">
      <w:pPr>
        <w:pStyle w:val="ListParagraph"/>
        <w:keepNext/>
        <w:keepLines/>
        <w:numPr>
          <w:ilvl w:val="1"/>
          <w:numId w:val="2"/>
        </w:numPr>
        <w:spacing w:before="40" w:line="360" w:lineRule="auto"/>
        <w:jc w:val="both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22"/>
          <w:szCs w:val="22"/>
        </w:rPr>
      </w:pPr>
      <w:bookmarkStart w:id="546" w:name="_Toc36662825"/>
      <w:bookmarkStart w:id="547" w:name="_Toc36663638"/>
      <w:bookmarkStart w:id="548" w:name="_Toc36664337"/>
      <w:bookmarkStart w:id="549" w:name="_Toc37254389"/>
      <w:bookmarkStart w:id="550" w:name="_Toc37846249"/>
      <w:bookmarkStart w:id="551" w:name="_Toc39068596"/>
      <w:bookmarkStart w:id="552" w:name="_Toc39485664"/>
      <w:bookmarkStart w:id="553" w:name="_Toc40279305"/>
      <w:bookmarkStart w:id="554" w:name="_Toc40279352"/>
      <w:bookmarkStart w:id="555" w:name="_Toc40279546"/>
      <w:bookmarkStart w:id="556" w:name="_Toc40279627"/>
      <w:bookmarkStart w:id="557" w:name="_Toc40284498"/>
      <w:bookmarkStart w:id="558" w:name="_Toc40284544"/>
      <w:bookmarkStart w:id="559" w:name="_Toc40365169"/>
      <w:bookmarkStart w:id="560" w:name="_Toc40366187"/>
      <w:bookmarkStart w:id="561" w:name="_Toc40447318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</w:p>
    <w:sectPr w:rsidR="00D53B4D" w:rsidRPr="00D53B4D" w:rsidSect="00223EA5">
      <w:headerReference w:type="default" r:id="rId31"/>
      <w:footerReference w:type="default" r:id="rId32"/>
      <w:headerReference w:type="first" r:id="rId33"/>
      <w:pgSz w:w="11906" w:h="16838"/>
      <w:pgMar w:top="1134" w:right="1021" w:bottom="1134" w:left="1021" w:header="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4205B5" w14:textId="77777777" w:rsidR="00E741C9" w:rsidRDefault="00E741C9" w:rsidP="003207A9">
      <w:r>
        <w:separator/>
      </w:r>
    </w:p>
  </w:endnote>
  <w:endnote w:type="continuationSeparator" w:id="0">
    <w:p w14:paraId="2C9DDC0F" w14:textId="77777777" w:rsidR="00E741C9" w:rsidRDefault="00E741C9" w:rsidP="00320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niExpBold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8501B" w14:textId="66780EF9" w:rsidR="00E741C9" w:rsidRPr="00013920" w:rsidRDefault="00E741C9" w:rsidP="00BD1419">
    <w:pPr>
      <w:pStyle w:val="Footer"/>
      <w:pBdr>
        <w:top w:val="single" w:sz="4" w:space="1" w:color="auto"/>
      </w:pBdr>
      <w:rPr>
        <w:rFonts w:ascii="Verdana" w:hAnsi="Verdana"/>
      </w:rPr>
    </w:pPr>
    <w:r w:rsidRPr="00013920">
      <w:rPr>
        <w:rFonts w:ascii="Verdana" w:hAnsi="Verdana"/>
        <w:i/>
        <w:sz w:val="16"/>
        <w:szCs w:val="16"/>
        <w:lang w:val="en-US"/>
      </w:rPr>
      <w:t xml:space="preserve">This document is the property of </w:t>
    </w:r>
    <w:r>
      <w:rPr>
        <w:rFonts w:ascii="Verdana" w:hAnsi="Verdana"/>
        <w:i/>
        <w:sz w:val="16"/>
        <w:szCs w:val="16"/>
        <w:lang w:val="en-US"/>
      </w:rPr>
      <w:t>E</w:t>
    </w:r>
    <w:r w:rsidRPr="00013920">
      <w:rPr>
        <w:rFonts w:ascii="Verdana" w:hAnsi="Verdana"/>
        <w:i/>
        <w:sz w:val="16"/>
        <w:szCs w:val="16"/>
        <w:lang w:val="en-US"/>
      </w:rPr>
      <w:t xml:space="preserve">ni spa. </w:t>
    </w:r>
    <w:r w:rsidRPr="00013920">
      <w:rPr>
        <w:rFonts w:ascii="Verdana" w:hAnsi="Verdana"/>
        <w:i/>
        <w:sz w:val="16"/>
        <w:szCs w:val="16"/>
      </w:rPr>
      <w:t>All rights reserved.</w:t>
    </w:r>
    <w:r w:rsidRPr="00013920">
      <w:rPr>
        <w:rFonts w:ascii="Verdana" w:hAnsi="Verdana"/>
        <w:i/>
        <w:sz w:val="20"/>
        <w:szCs w:val="20"/>
      </w:rPr>
      <w:tab/>
    </w:r>
    <w:sdt>
      <w:sdtPr>
        <w:rPr>
          <w:rFonts w:ascii="Verdana" w:hAnsi="Verdana"/>
        </w:rPr>
        <w:id w:val="2121333002"/>
        <w:docPartObj>
          <w:docPartGallery w:val="Page Numbers (Bottom of Page)"/>
          <w:docPartUnique/>
        </w:docPartObj>
      </w:sdtPr>
      <w:sdtContent>
        <w:r w:rsidRPr="00013920">
          <w:rPr>
            <w:rFonts w:ascii="Verdana" w:hAnsi="Verdana"/>
            <w:sz w:val="20"/>
            <w:szCs w:val="20"/>
          </w:rPr>
          <w:fldChar w:fldCharType="begin"/>
        </w:r>
        <w:r w:rsidRPr="00013920">
          <w:rPr>
            <w:rFonts w:ascii="Verdana" w:hAnsi="Verdana"/>
            <w:sz w:val="20"/>
            <w:szCs w:val="20"/>
          </w:rPr>
          <w:instrText>PAGE   \* MERGEFORMAT</w:instrText>
        </w:r>
        <w:r w:rsidRPr="00013920">
          <w:rPr>
            <w:rFonts w:ascii="Verdana" w:hAnsi="Verdana"/>
            <w:sz w:val="20"/>
            <w:szCs w:val="20"/>
          </w:rPr>
          <w:fldChar w:fldCharType="separate"/>
        </w:r>
        <w:r w:rsidR="000F23C2">
          <w:rPr>
            <w:rFonts w:ascii="Verdana" w:hAnsi="Verdana"/>
            <w:noProof/>
            <w:sz w:val="20"/>
            <w:szCs w:val="20"/>
          </w:rPr>
          <w:t>29</w:t>
        </w:r>
        <w:r w:rsidRPr="00013920">
          <w:rPr>
            <w:rFonts w:ascii="Verdana" w:hAnsi="Verdana"/>
            <w:sz w:val="20"/>
            <w:szCs w:val="20"/>
          </w:rPr>
          <w:fldChar w:fldCharType="end"/>
        </w:r>
      </w:sdtContent>
    </w:sdt>
  </w:p>
  <w:p w14:paraId="6945EA68" w14:textId="77777777" w:rsidR="00E741C9" w:rsidRDefault="00E741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D3E310" w14:textId="77777777" w:rsidR="00E741C9" w:rsidRDefault="00E741C9" w:rsidP="003207A9">
      <w:r>
        <w:separator/>
      </w:r>
    </w:p>
  </w:footnote>
  <w:footnote w:type="continuationSeparator" w:id="0">
    <w:p w14:paraId="7B434A41" w14:textId="77777777" w:rsidR="00E741C9" w:rsidRDefault="00E741C9" w:rsidP="003207A9">
      <w:r>
        <w:continuationSeparator/>
      </w:r>
    </w:p>
  </w:footnote>
  <w:footnote w:id="1">
    <w:p w14:paraId="0EDF0891" w14:textId="121BD753" w:rsidR="00E741C9" w:rsidDel="00940763" w:rsidRDefault="00E741C9">
      <w:pPr>
        <w:pStyle w:val="FootnoteText"/>
        <w:rPr>
          <w:del w:id="207" w:author="Torrente Alessandra" w:date="2021-04-19T10:53:00Z"/>
        </w:rPr>
      </w:pPr>
      <w:del w:id="208" w:author="Torrente Alessandra" w:date="2021-04-19T10:53:00Z">
        <w:r w:rsidDel="00940763">
          <w:rPr>
            <w:rStyle w:val="FootnoteReference"/>
          </w:rPr>
          <w:footnoteRef/>
        </w:r>
        <w:r w:rsidDel="00940763">
          <w:delText xml:space="preserve"> In attesa di conferma da</w:delText>
        </w:r>
        <w:r w:rsidRPr="00971EA4" w:rsidDel="00940763">
          <w:delText xml:space="preserve"> GdL SAP NAC</w:delText>
        </w:r>
      </w:del>
    </w:p>
  </w:footnote>
  <w:footnote w:id="2">
    <w:p w14:paraId="6947515A" w14:textId="69321E15" w:rsidR="00E741C9" w:rsidDel="00B32091" w:rsidRDefault="00E741C9" w:rsidP="00B01D35">
      <w:pPr>
        <w:pStyle w:val="FootnoteText"/>
        <w:rPr>
          <w:del w:id="220" w:author="Torrente Alessandra" w:date="2021-04-19T10:57:00Z"/>
        </w:rPr>
      </w:pPr>
      <w:del w:id="221" w:author="Torrente Alessandra" w:date="2021-04-19T10:57:00Z">
        <w:r w:rsidDel="00B32091">
          <w:rPr>
            <w:rStyle w:val="FootnoteReference"/>
          </w:rPr>
          <w:footnoteRef/>
        </w:r>
        <w:r w:rsidDel="00B32091">
          <w:delText xml:space="preserve"> In attesa di conferma da</w:delText>
        </w:r>
        <w:r w:rsidRPr="00971EA4" w:rsidDel="00B32091">
          <w:delText xml:space="preserve"> GdL SAP NAC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716E32" w14:textId="77777777" w:rsidR="00E741C9" w:rsidRPr="00AC15DF" w:rsidRDefault="00E741C9" w:rsidP="00AC15DF">
    <w:pPr>
      <w:pStyle w:val="Header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544E4A" wp14:editId="014C3B90">
              <wp:simplePos x="0" y="0"/>
              <wp:positionH relativeFrom="column">
                <wp:posOffset>5941695</wp:posOffset>
              </wp:positionH>
              <wp:positionV relativeFrom="paragraph">
                <wp:posOffset>209550</wp:posOffset>
              </wp:positionV>
              <wp:extent cx="809625" cy="1797050"/>
              <wp:effectExtent l="0" t="0" r="0" b="0"/>
              <wp:wrapNone/>
              <wp:docPr id="10" name="Casella di tes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9625" cy="1797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C72D95" w14:textId="77777777" w:rsidR="00E741C9" w:rsidRDefault="00E741C9" w:rsidP="003C46BD">
                          <w:pPr>
                            <w:jc w:val="right"/>
                          </w:pPr>
                          <w:r w:rsidRPr="00C62745">
                            <w:rPr>
                              <w:noProof/>
                              <w:lang w:eastAsia="it-IT"/>
                            </w:rPr>
                            <w:drawing>
                              <wp:inline distT="0" distB="0" distL="0" distR="0" wp14:anchorId="0B05D9DE" wp14:editId="7A83C195">
                                <wp:extent cx="617855" cy="541279"/>
                                <wp:effectExtent l="0" t="0" r="0" b="0"/>
                                <wp:docPr id="7" name="Immagine 7" descr="C:\Dati\Governance\2015 A300\KIT Nuova documentazione di processo\Logo ITER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C:\Dati\Governance\2015 A300\KIT Nuova documentazione di processo\Logo ITER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17855" cy="541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4544E4A" id="_x0000_t202" coordsize="21600,21600" o:spt="202" path="m,l,21600r21600,l21600,xe">
              <v:stroke joinstyle="miter"/>
              <v:path gradientshapeok="t" o:connecttype="rect"/>
            </v:shapetype>
            <v:shape id="Casella di testo 10" o:spid="_x0000_s1031" type="#_x0000_t202" style="position:absolute;margin-left:467.85pt;margin-top:16.5pt;width:63.75pt;height:141.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" filled="f" stroked="f">
              <v:textbox style="mso-fit-shape-to-text:t">
                <w:txbxContent>
                  <w:p w14:paraId="3CC72D95" w14:textId="77777777" w:rsidR="00E741C9" w:rsidRDefault="00E741C9" w:rsidP="003C46BD">
                    <w:pPr>
                      <w:jc w:val="right"/>
                    </w:pPr>
                    <w:r w:rsidRPr="00C62745">
                      <w:rPr>
                        <w:noProof/>
                        <w:lang w:eastAsia="it-IT"/>
                      </w:rPr>
                      <w:drawing>
                        <wp:inline distT="0" distB="0" distL="0" distR="0" wp14:anchorId="0B05D9DE" wp14:editId="7A83C195">
                          <wp:extent cx="617855" cy="541279"/>
                          <wp:effectExtent l="0" t="0" r="0" b="0"/>
                          <wp:docPr id="7" name="Immagine 7" descr="C:\Dati\Governance\2015 A300\KIT Nuova documentazione di processo\Logo ITER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C:\Dati\Governance\2015 A300\KIT Nuova documentazione di processo\Logo ITER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17855" cy="541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95AC26" wp14:editId="5CFA076B">
              <wp:simplePos x="0" y="0"/>
              <wp:positionH relativeFrom="page">
                <wp:posOffset>38100</wp:posOffset>
              </wp:positionH>
              <wp:positionV relativeFrom="page">
                <wp:align>top</wp:align>
              </wp:positionV>
              <wp:extent cx="7467600" cy="864870"/>
              <wp:effectExtent l="0" t="0" r="19050" b="11430"/>
              <wp:wrapTight wrapText="bothSides">
                <wp:wrapPolygon edited="0">
                  <wp:start x="0" y="0"/>
                  <wp:lineTo x="0" y="21410"/>
                  <wp:lineTo x="21600" y="21410"/>
                  <wp:lineTo x="21600" y="0"/>
                  <wp:lineTo x="0" y="0"/>
                </wp:wrapPolygon>
              </wp:wrapTight>
              <wp:docPr id="3" name="Rettango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67600" cy="864870"/>
                      </a:xfrm>
                      <a:prstGeom prst="rect">
                        <a:avLst/>
                      </a:prstGeom>
                      <a:solidFill>
                        <a:srgbClr val="005F91"/>
                      </a:solidFill>
                      <a:ln w="0">
                        <a:solidFill>
                          <a:srgbClr val="005F91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38100" dist="25400" dir="5400000" algn="ctr" rotWithShape="0">
                                <a:srgbClr val="808080">
                                  <a:alpha val="35001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811A075" w14:textId="77777777" w:rsidR="00E741C9" w:rsidRDefault="00E741C9" w:rsidP="003C4EE1">
                          <w:pPr>
                            <w:spacing w:line="216" w:lineRule="auto"/>
                            <w:rPr>
                              <w:rFonts w:ascii="Verdana" w:eastAsia="Times New Roman" w:hAnsi="Verdana"/>
                              <w:b/>
                              <w:i/>
                              <w:color w:val="FFFFFF"/>
                              <w:sz w:val="22"/>
                              <w:szCs w:val="22"/>
                            </w:rPr>
                          </w:pPr>
                        </w:p>
                        <w:p w14:paraId="274565B9" w14:textId="4F7AA64E" w:rsidR="00E741C9" w:rsidRPr="005F48BD" w:rsidRDefault="00E741C9" w:rsidP="005B29E4">
                          <w:pPr>
                            <w:spacing w:before="300" w:line="216" w:lineRule="auto"/>
                            <w:ind w:left="113" w:right="57"/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</w:pPr>
                          <w:r w:rsidRPr="0054765F">
                            <w:rPr>
                              <w:rFonts w:eastAsia="Times New Roman"/>
                              <w:b/>
                              <w:color w:val="FFFFFF"/>
                            </w:rPr>
                            <w:t>FUD-CRMRM-0</w:t>
                          </w:r>
                          <w:r>
                            <w:rPr>
                              <w:rFonts w:eastAsia="Times New Roman"/>
                              <w:b/>
                              <w:color w:val="FFFFFF"/>
                            </w:rPr>
                            <w:t>1</w:t>
                          </w:r>
                          <w:r w:rsidRPr="0054765F">
                            <w:rPr>
                              <w:rFonts w:eastAsia="Times New Roman"/>
                              <w:b/>
                              <w:color w:val="FFFFFF"/>
                            </w:rPr>
                            <w:t>-</w:t>
                          </w:r>
                          <w:r>
                            <w:rPr>
                              <w:rFonts w:eastAsia="Times New Roman"/>
                              <w:b/>
                              <w:color w:val="FFFFFF"/>
                            </w:rPr>
                            <w:t xml:space="preserve"> </w:t>
                          </w:r>
                          <w:r w:rsidRPr="000C2573">
                            <w:rPr>
                              <w:rFonts w:eastAsia="Times New Roman"/>
                              <w:b/>
                              <w:color w:val="FFFFFF"/>
                            </w:rPr>
                            <w:t>EM05</w:t>
                          </w:r>
                          <w:r>
                            <w:rPr>
                              <w:rFonts w:eastAsia="Times New Roman"/>
                              <w:b/>
                              <w:color w:val="FFFFFF"/>
                            </w:rPr>
                            <w:t>7</w:t>
                          </w:r>
                          <w:r w:rsidRPr="000C2573">
                            <w:rPr>
                              <w:rFonts w:eastAsia="Times New Roman"/>
                              <w:b/>
                              <w:color w:val="FFFFFF"/>
                            </w:rPr>
                            <w:t xml:space="preserve"> - Gestione </w:t>
                          </w:r>
                          <w:r>
                            <w:rPr>
                              <w:rFonts w:eastAsia="Times New Roman"/>
                              <w:b/>
                              <w:color w:val="FFFFFF"/>
                            </w:rPr>
                            <w:t>IBAN esteri</w:t>
                          </w:r>
                          <w:ins w:id="562" w:author="Torrente Alessandra" w:date="2021-04-19T11:15:00Z">
                            <w:r>
                              <w:rPr>
                                <w:rFonts w:ascii="Verdana" w:eastAsia="Times New Roman" w:hAnsi="Verdana"/>
                                <w:b/>
                                <w:color w:val="FFFFFF"/>
                                <w:sz w:val="22"/>
                                <w:szCs w:val="22"/>
                              </w:rPr>
                              <w:t xml:space="preserve"> – EM057a Gestione IBAN esteri</w:t>
                            </w:r>
                          </w:ins>
                          <w:ins w:id="563" w:author="Torrente Alessandra" w:date="2021-04-19T11:16:00Z">
                            <w:r>
                              <w:rPr>
                                <w:rFonts w:ascii="Verdana" w:eastAsia="Times New Roman" w:hAnsi="Verdana"/>
                                <w:b/>
                                <w:color w:val="FFFFFF"/>
                                <w:sz w:val="22"/>
                                <w:szCs w:val="22"/>
                              </w:rPr>
                              <w:t xml:space="preserve"> Tabella SDEAe nuovi file</w:t>
                            </w:r>
                          </w:ins>
                          <w:del w:id="564" w:author="Torrente Alessandra" w:date="2021-04-19T11:15:00Z">
                            <w:r w:rsidRPr="005F48BD" w:rsidDel="008B7AC1">
                              <w:rPr>
                                <w:rFonts w:ascii="Verdana" w:eastAsia="Times New Roman" w:hAnsi="Verdana"/>
                                <w:b/>
                                <w:color w:val="FFFFFF"/>
                                <w:sz w:val="22"/>
                                <w:szCs w:val="22"/>
                              </w:rPr>
                              <w:tab/>
                            </w:r>
                          </w:del>
                          <w:r w:rsidRPr="005F48BD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</w:r>
                          <w:r w:rsidRPr="005F48BD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</w:r>
                          <w:r w:rsidRPr="005F48BD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</w:r>
                          <w:r w:rsidRPr="005F48BD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  <w:t xml:space="preserve">    </w:t>
                          </w:r>
                          <w:r w:rsidRPr="005F48BD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  <w:t xml:space="preserve">            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95AC26" id="Rettangolo 3" o:spid="_x0000_s1032" style="position:absolute;margin-left:3pt;margin-top:0;width:588pt;height:68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" fillcolor="#005f91" strokecolor="#005f91" strokeweight="0">
              <v:shadow opacity="22938f" offset="0"/>
              <v:textbox inset=",7.2pt,,7.2pt">
                <w:txbxContent>
                  <w:p w14:paraId="0811A075" w14:textId="77777777" w:rsidR="00E741C9" w:rsidRDefault="00E741C9" w:rsidP="003C4EE1">
                    <w:pPr>
                      <w:spacing w:line="216" w:lineRule="auto"/>
                      <w:rPr>
                        <w:rFonts w:ascii="Verdana" w:eastAsia="Times New Roman" w:hAnsi="Verdana"/>
                        <w:b/>
                        <w:i/>
                        <w:color w:val="FFFFFF"/>
                        <w:sz w:val="22"/>
                        <w:szCs w:val="22"/>
                      </w:rPr>
                    </w:pPr>
                  </w:p>
                  <w:p w14:paraId="274565B9" w14:textId="4F7AA64E" w:rsidR="00E741C9" w:rsidRPr="005F48BD" w:rsidRDefault="00E741C9" w:rsidP="005B29E4">
                    <w:pPr>
                      <w:spacing w:before="300" w:line="216" w:lineRule="auto"/>
                      <w:ind w:left="113" w:right="57"/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</w:pPr>
                    <w:r w:rsidRPr="0054765F">
                      <w:rPr>
                        <w:rFonts w:eastAsia="Times New Roman"/>
                        <w:b/>
                        <w:color w:val="FFFFFF"/>
                      </w:rPr>
                      <w:t>FUD-CRMRM-0</w:t>
                    </w:r>
                    <w:r>
                      <w:rPr>
                        <w:rFonts w:eastAsia="Times New Roman"/>
                        <w:b/>
                        <w:color w:val="FFFFFF"/>
                      </w:rPr>
                      <w:t>1</w:t>
                    </w:r>
                    <w:r w:rsidRPr="0054765F">
                      <w:rPr>
                        <w:rFonts w:eastAsia="Times New Roman"/>
                        <w:b/>
                        <w:color w:val="FFFFFF"/>
                      </w:rPr>
                      <w:t>-</w:t>
                    </w:r>
                    <w:r>
                      <w:rPr>
                        <w:rFonts w:eastAsia="Times New Roman"/>
                        <w:b/>
                        <w:color w:val="FFFFFF"/>
                      </w:rPr>
                      <w:t xml:space="preserve"> </w:t>
                    </w:r>
                    <w:r w:rsidRPr="000C2573">
                      <w:rPr>
                        <w:rFonts w:eastAsia="Times New Roman"/>
                        <w:b/>
                        <w:color w:val="FFFFFF"/>
                      </w:rPr>
                      <w:t>EM05</w:t>
                    </w:r>
                    <w:r>
                      <w:rPr>
                        <w:rFonts w:eastAsia="Times New Roman"/>
                        <w:b/>
                        <w:color w:val="FFFFFF"/>
                      </w:rPr>
                      <w:t>7</w:t>
                    </w:r>
                    <w:r w:rsidRPr="000C2573">
                      <w:rPr>
                        <w:rFonts w:eastAsia="Times New Roman"/>
                        <w:b/>
                        <w:color w:val="FFFFFF"/>
                      </w:rPr>
                      <w:t xml:space="preserve"> - Gestione </w:t>
                    </w:r>
                    <w:r>
                      <w:rPr>
                        <w:rFonts w:eastAsia="Times New Roman"/>
                        <w:b/>
                        <w:color w:val="FFFFFF"/>
                      </w:rPr>
                      <w:t>IBAN esteri</w:t>
                    </w:r>
                    <w:ins w:id="565" w:author="Torrente Alessandra" w:date="2021-04-19T11:15:00Z">
                      <w:r>
                        <w:rPr>
                          <w:rFonts w:ascii="Verdana" w:eastAsia="Times New Roman" w:hAnsi="Verdana"/>
                          <w:b/>
                          <w:color w:val="FFFFFF"/>
                          <w:sz w:val="22"/>
                          <w:szCs w:val="22"/>
                        </w:rPr>
                        <w:t xml:space="preserve"> – EM057a Gestione IBAN esteri</w:t>
                      </w:r>
                    </w:ins>
                    <w:ins w:id="566" w:author="Torrente Alessandra" w:date="2021-04-19T11:16:00Z">
                      <w:r>
                        <w:rPr>
                          <w:rFonts w:ascii="Verdana" w:eastAsia="Times New Roman" w:hAnsi="Verdana"/>
                          <w:b/>
                          <w:color w:val="FFFFFF"/>
                          <w:sz w:val="22"/>
                          <w:szCs w:val="22"/>
                        </w:rPr>
                        <w:t xml:space="preserve"> Tabella SDEAe nuovi file</w:t>
                      </w:r>
                    </w:ins>
                    <w:del w:id="567" w:author="Torrente Alessandra" w:date="2021-04-19T11:15:00Z">
                      <w:r w:rsidRPr="005F48BD" w:rsidDel="008B7AC1">
                        <w:rPr>
                          <w:rFonts w:ascii="Verdana" w:eastAsia="Times New Roman" w:hAnsi="Verdana"/>
                          <w:b/>
                          <w:color w:val="FFFFFF"/>
                          <w:sz w:val="22"/>
                          <w:szCs w:val="22"/>
                        </w:rPr>
                        <w:tab/>
                      </w:r>
                    </w:del>
                    <w:r w:rsidRPr="005F48BD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</w:r>
                    <w:r w:rsidRPr="005F48BD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</w:r>
                    <w:r w:rsidRPr="005F48BD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</w:r>
                    <w:r w:rsidRPr="005F48BD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  <w:t xml:space="preserve">    </w:t>
                    </w:r>
                    <w:r w:rsidRPr="005F48BD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  <w:t xml:space="preserve">            </w:t>
                    </w:r>
                  </w:p>
                </w:txbxContent>
              </v:textbox>
              <w10:wrap type="tight"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B5EE9D" w14:textId="77777777" w:rsidR="00E741C9" w:rsidRDefault="00E741C9">
    <w:pPr>
      <w:pStyle w:val="Header"/>
    </w:pPr>
    <w:r>
      <w:rPr>
        <w:noProof/>
        <w:lang w:eastAsia="it-IT"/>
      </w:rPr>
      <w:drawing>
        <wp:anchor distT="0" distB="0" distL="114300" distR="114300" simplePos="0" relativeHeight="251658240" behindDoc="0" locked="0" layoutInCell="1" allowOverlap="1" wp14:anchorId="7EFB8276" wp14:editId="11C8ECF8">
          <wp:simplePos x="0" y="0"/>
          <wp:positionH relativeFrom="page">
            <wp:posOffset>-1270</wp:posOffset>
          </wp:positionH>
          <wp:positionV relativeFrom="page">
            <wp:posOffset>-1905</wp:posOffset>
          </wp:positionV>
          <wp:extent cx="7560310" cy="10694670"/>
          <wp:effectExtent l="0" t="0" r="2540" b="0"/>
          <wp:wrapTight wrapText="bothSides">
            <wp:wrapPolygon edited="0">
              <wp:start x="0" y="0"/>
              <wp:lineTo x="0" y="21546"/>
              <wp:lineTo x="21553" y="21546"/>
              <wp:lineTo x="21553" y="0"/>
              <wp:lineTo x="0" y="0"/>
            </wp:wrapPolygon>
          </wp:wrapTight>
          <wp:docPr id="4" name="Immagine 4" descr="Cover safe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over safe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8FB96D" w14:textId="77777777" w:rsidR="00E741C9" w:rsidRDefault="00E741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362A"/>
    <w:multiLevelType w:val="hybridMultilevel"/>
    <w:tmpl w:val="54EC74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86133"/>
    <w:multiLevelType w:val="hybridMultilevel"/>
    <w:tmpl w:val="7CC40D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72658"/>
    <w:multiLevelType w:val="hybridMultilevel"/>
    <w:tmpl w:val="82B611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D59F2"/>
    <w:multiLevelType w:val="multilevel"/>
    <w:tmpl w:val="85F69DA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87105B0"/>
    <w:multiLevelType w:val="hybridMultilevel"/>
    <w:tmpl w:val="42E26EE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73054"/>
    <w:multiLevelType w:val="hybridMultilevel"/>
    <w:tmpl w:val="42E26EE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61E91"/>
    <w:multiLevelType w:val="hybridMultilevel"/>
    <w:tmpl w:val="71868F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32C50"/>
    <w:multiLevelType w:val="hybridMultilevel"/>
    <w:tmpl w:val="F24A9058"/>
    <w:lvl w:ilvl="0" w:tplc="B224A694">
      <w:numFmt w:val="bullet"/>
      <w:lvlText w:val="-"/>
      <w:lvlJc w:val="left"/>
      <w:pPr>
        <w:ind w:left="360" w:hanging="360"/>
      </w:pPr>
      <w:rPr>
        <w:rFonts w:ascii="Calibri Light" w:eastAsia="Cambria" w:hAnsi="Calibri Light" w:cs="Calibri Light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E0243"/>
    <w:multiLevelType w:val="hybridMultilevel"/>
    <w:tmpl w:val="EFE0E5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C37DB"/>
    <w:multiLevelType w:val="hybridMultilevel"/>
    <w:tmpl w:val="71868F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A11408"/>
    <w:multiLevelType w:val="hybridMultilevel"/>
    <w:tmpl w:val="63F66D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E2007"/>
    <w:multiLevelType w:val="multilevel"/>
    <w:tmpl w:val="D160F01E"/>
    <w:styleLink w:val="Stile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A2F7E5E"/>
    <w:multiLevelType w:val="hybridMultilevel"/>
    <w:tmpl w:val="55483374"/>
    <w:lvl w:ilvl="0" w:tplc="A8C6274C">
      <w:numFmt w:val="bullet"/>
      <w:lvlText w:val="-"/>
      <w:lvlJc w:val="left"/>
      <w:pPr>
        <w:ind w:left="360" w:hanging="360"/>
      </w:pPr>
      <w:rPr>
        <w:rFonts w:ascii="Calibri" w:eastAsia="Cambr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3F463B"/>
    <w:multiLevelType w:val="hybridMultilevel"/>
    <w:tmpl w:val="C5A83D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23E29"/>
    <w:multiLevelType w:val="hybridMultilevel"/>
    <w:tmpl w:val="D74E78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A2740"/>
    <w:multiLevelType w:val="hybridMultilevel"/>
    <w:tmpl w:val="40D4698E"/>
    <w:lvl w:ilvl="0" w:tplc="222419E2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85" w:hanging="360"/>
      </w:pPr>
    </w:lvl>
    <w:lvl w:ilvl="2" w:tplc="0410001B" w:tentative="1">
      <w:start w:val="1"/>
      <w:numFmt w:val="lowerRoman"/>
      <w:lvlText w:val="%3."/>
      <w:lvlJc w:val="right"/>
      <w:pPr>
        <w:ind w:left="2205" w:hanging="180"/>
      </w:pPr>
    </w:lvl>
    <w:lvl w:ilvl="3" w:tplc="0410000F" w:tentative="1">
      <w:start w:val="1"/>
      <w:numFmt w:val="decimal"/>
      <w:lvlText w:val="%4."/>
      <w:lvlJc w:val="left"/>
      <w:pPr>
        <w:ind w:left="2925" w:hanging="360"/>
      </w:pPr>
    </w:lvl>
    <w:lvl w:ilvl="4" w:tplc="04100019" w:tentative="1">
      <w:start w:val="1"/>
      <w:numFmt w:val="lowerLetter"/>
      <w:lvlText w:val="%5."/>
      <w:lvlJc w:val="left"/>
      <w:pPr>
        <w:ind w:left="3645" w:hanging="360"/>
      </w:pPr>
    </w:lvl>
    <w:lvl w:ilvl="5" w:tplc="0410001B" w:tentative="1">
      <w:start w:val="1"/>
      <w:numFmt w:val="lowerRoman"/>
      <w:lvlText w:val="%6."/>
      <w:lvlJc w:val="right"/>
      <w:pPr>
        <w:ind w:left="4365" w:hanging="180"/>
      </w:pPr>
    </w:lvl>
    <w:lvl w:ilvl="6" w:tplc="0410000F" w:tentative="1">
      <w:start w:val="1"/>
      <w:numFmt w:val="decimal"/>
      <w:lvlText w:val="%7."/>
      <w:lvlJc w:val="left"/>
      <w:pPr>
        <w:ind w:left="5085" w:hanging="360"/>
      </w:pPr>
    </w:lvl>
    <w:lvl w:ilvl="7" w:tplc="04100019" w:tentative="1">
      <w:start w:val="1"/>
      <w:numFmt w:val="lowerLetter"/>
      <w:lvlText w:val="%8."/>
      <w:lvlJc w:val="left"/>
      <w:pPr>
        <w:ind w:left="5805" w:hanging="360"/>
      </w:pPr>
    </w:lvl>
    <w:lvl w:ilvl="8" w:tplc="041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6" w15:restartNumberingAfterBreak="0">
    <w:nsid w:val="3AFD4E83"/>
    <w:multiLevelType w:val="hybridMultilevel"/>
    <w:tmpl w:val="40D4698E"/>
    <w:lvl w:ilvl="0" w:tplc="222419E2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85" w:hanging="360"/>
      </w:pPr>
    </w:lvl>
    <w:lvl w:ilvl="2" w:tplc="0410001B" w:tentative="1">
      <w:start w:val="1"/>
      <w:numFmt w:val="lowerRoman"/>
      <w:lvlText w:val="%3."/>
      <w:lvlJc w:val="right"/>
      <w:pPr>
        <w:ind w:left="2205" w:hanging="180"/>
      </w:pPr>
    </w:lvl>
    <w:lvl w:ilvl="3" w:tplc="0410000F" w:tentative="1">
      <w:start w:val="1"/>
      <w:numFmt w:val="decimal"/>
      <w:lvlText w:val="%4."/>
      <w:lvlJc w:val="left"/>
      <w:pPr>
        <w:ind w:left="2925" w:hanging="360"/>
      </w:pPr>
    </w:lvl>
    <w:lvl w:ilvl="4" w:tplc="04100019" w:tentative="1">
      <w:start w:val="1"/>
      <w:numFmt w:val="lowerLetter"/>
      <w:lvlText w:val="%5."/>
      <w:lvlJc w:val="left"/>
      <w:pPr>
        <w:ind w:left="3645" w:hanging="360"/>
      </w:pPr>
    </w:lvl>
    <w:lvl w:ilvl="5" w:tplc="0410001B" w:tentative="1">
      <w:start w:val="1"/>
      <w:numFmt w:val="lowerRoman"/>
      <w:lvlText w:val="%6."/>
      <w:lvlJc w:val="right"/>
      <w:pPr>
        <w:ind w:left="4365" w:hanging="180"/>
      </w:pPr>
    </w:lvl>
    <w:lvl w:ilvl="6" w:tplc="0410000F" w:tentative="1">
      <w:start w:val="1"/>
      <w:numFmt w:val="decimal"/>
      <w:lvlText w:val="%7."/>
      <w:lvlJc w:val="left"/>
      <w:pPr>
        <w:ind w:left="5085" w:hanging="360"/>
      </w:pPr>
    </w:lvl>
    <w:lvl w:ilvl="7" w:tplc="04100019" w:tentative="1">
      <w:start w:val="1"/>
      <w:numFmt w:val="lowerLetter"/>
      <w:lvlText w:val="%8."/>
      <w:lvlJc w:val="left"/>
      <w:pPr>
        <w:ind w:left="5805" w:hanging="360"/>
      </w:pPr>
    </w:lvl>
    <w:lvl w:ilvl="8" w:tplc="041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3E0514A5"/>
    <w:multiLevelType w:val="hybridMultilevel"/>
    <w:tmpl w:val="B512F052"/>
    <w:lvl w:ilvl="0" w:tplc="8D5470DA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1D134A"/>
    <w:multiLevelType w:val="hybridMultilevel"/>
    <w:tmpl w:val="233878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BE005C"/>
    <w:multiLevelType w:val="hybridMultilevel"/>
    <w:tmpl w:val="71868F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915F14"/>
    <w:multiLevelType w:val="multilevel"/>
    <w:tmpl w:val="F2F2D8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CAC320D"/>
    <w:multiLevelType w:val="hybridMultilevel"/>
    <w:tmpl w:val="C8D29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F5268"/>
    <w:multiLevelType w:val="hybridMultilevel"/>
    <w:tmpl w:val="590231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1C1DA6"/>
    <w:multiLevelType w:val="hybridMultilevel"/>
    <w:tmpl w:val="71868F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7B4608"/>
    <w:multiLevelType w:val="hybridMultilevel"/>
    <w:tmpl w:val="C1A46CD2"/>
    <w:lvl w:ilvl="0" w:tplc="827A07DC">
      <w:numFmt w:val="bullet"/>
      <w:lvlText w:val="•"/>
      <w:lvlJc w:val="left"/>
      <w:pPr>
        <w:ind w:left="720" w:hanging="360"/>
      </w:pPr>
      <w:rPr>
        <w:rFonts w:ascii="Calibri Light" w:eastAsia="Cambria" w:hAnsi="Calibri Light" w:cs="Calibri Light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50483"/>
    <w:multiLevelType w:val="hybridMultilevel"/>
    <w:tmpl w:val="73C6F7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9409D6"/>
    <w:multiLevelType w:val="multilevel"/>
    <w:tmpl w:val="EBA842E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11C33B7"/>
    <w:multiLevelType w:val="hybridMultilevel"/>
    <w:tmpl w:val="759412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97257"/>
    <w:multiLevelType w:val="hybridMultilevel"/>
    <w:tmpl w:val="8E0835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B623D1"/>
    <w:multiLevelType w:val="hybridMultilevel"/>
    <w:tmpl w:val="61E4C9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DD43A3"/>
    <w:multiLevelType w:val="hybridMultilevel"/>
    <w:tmpl w:val="40D4698E"/>
    <w:lvl w:ilvl="0" w:tplc="222419E2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85" w:hanging="360"/>
      </w:pPr>
    </w:lvl>
    <w:lvl w:ilvl="2" w:tplc="0410001B" w:tentative="1">
      <w:start w:val="1"/>
      <w:numFmt w:val="lowerRoman"/>
      <w:lvlText w:val="%3."/>
      <w:lvlJc w:val="right"/>
      <w:pPr>
        <w:ind w:left="2205" w:hanging="180"/>
      </w:pPr>
    </w:lvl>
    <w:lvl w:ilvl="3" w:tplc="0410000F" w:tentative="1">
      <w:start w:val="1"/>
      <w:numFmt w:val="decimal"/>
      <w:lvlText w:val="%4."/>
      <w:lvlJc w:val="left"/>
      <w:pPr>
        <w:ind w:left="2925" w:hanging="360"/>
      </w:pPr>
    </w:lvl>
    <w:lvl w:ilvl="4" w:tplc="04100019" w:tentative="1">
      <w:start w:val="1"/>
      <w:numFmt w:val="lowerLetter"/>
      <w:lvlText w:val="%5."/>
      <w:lvlJc w:val="left"/>
      <w:pPr>
        <w:ind w:left="3645" w:hanging="360"/>
      </w:pPr>
    </w:lvl>
    <w:lvl w:ilvl="5" w:tplc="0410001B" w:tentative="1">
      <w:start w:val="1"/>
      <w:numFmt w:val="lowerRoman"/>
      <w:lvlText w:val="%6."/>
      <w:lvlJc w:val="right"/>
      <w:pPr>
        <w:ind w:left="4365" w:hanging="180"/>
      </w:pPr>
    </w:lvl>
    <w:lvl w:ilvl="6" w:tplc="0410000F" w:tentative="1">
      <w:start w:val="1"/>
      <w:numFmt w:val="decimal"/>
      <w:lvlText w:val="%7."/>
      <w:lvlJc w:val="left"/>
      <w:pPr>
        <w:ind w:left="5085" w:hanging="360"/>
      </w:pPr>
    </w:lvl>
    <w:lvl w:ilvl="7" w:tplc="04100019" w:tentative="1">
      <w:start w:val="1"/>
      <w:numFmt w:val="lowerLetter"/>
      <w:lvlText w:val="%8."/>
      <w:lvlJc w:val="left"/>
      <w:pPr>
        <w:ind w:left="5805" w:hanging="360"/>
      </w:pPr>
    </w:lvl>
    <w:lvl w:ilvl="8" w:tplc="041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1" w15:restartNumberingAfterBreak="0">
    <w:nsid w:val="6D552D0B"/>
    <w:multiLevelType w:val="hybridMultilevel"/>
    <w:tmpl w:val="71868F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DD6359"/>
    <w:multiLevelType w:val="multilevel"/>
    <w:tmpl w:val="18BC63A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1FC2650"/>
    <w:multiLevelType w:val="hybridMultilevel"/>
    <w:tmpl w:val="02B8CB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E421A9"/>
    <w:multiLevelType w:val="hybridMultilevel"/>
    <w:tmpl w:val="40D4698E"/>
    <w:lvl w:ilvl="0" w:tplc="222419E2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85" w:hanging="360"/>
      </w:pPr>
    </w:lvl>
    <w:lvl w:ilvl="2" w:tplc="0410001B" w:tentative="1">
      <w:start w:val="1"/>
      <w:numFmt w:val="lowerRoman"/>
      <w:lvlText w:val="%3."/>
      <w:lvlJc w:val="right"/>
      <w:pPr>
        <w:ind w:left="2205" w:hanging="180"/>
      </w:pPr>
    </w:lvl>
    <w:lvl w:ilvl="3" w:tplc="0410000F" w:tentative="1">
      <w:start w:val="1"/>
      <w:numFmt w:val="decimal"/>
      <w:lvlText w:val="%4."/>
      <w:lvlJc w:val="left"/>
      <w:pPr>
        <w:ind w:left="2925" w:hanging="360"/>
      </w:pPr>
    </w:lvl>
    <w:lvl w:ilvl="4" w:tplc="04100019" w:tentative="1">
      <w:start w:val="1"/>
      <w:numFmt w:val="lowerLetter"/>
      <w:lvlText w:val="%5."/>
      <w:lvlJc w:val="left"/>
      <w:pPr>
        <w:ind w:left="3645" w:hanging="360"/>
      </w:pPr>
    </w:lvl>
    <w:lvl w:ilvl="5" w:tplc="0410001B" w:tentative="1">
      <w:start w:val="1"/>
      <w:numFmt w:val="lowerRoman"/>
      <w:lvlText w:val="%6."/>
      <w:lvlJc w:val="right"/>
      <w:pPr>
        <w:ind w:left="4365" w:hanging="180"/>
      </w:pPr>
    </w:lvl>
    <w:lvl w:ilvl="6" w:tplc="0410000F" w:tentative="1">
      <w:start w:val="1"/>
      <w:numFmt w:val="decimal"/>
      <w:lvlText w:val="%7."/>
      <w:lvlJc w:val="left"/>
      <w:pPr>
        <w:ind w:left="5085" w:hanging="360"/>
      </w:pPr>
    </w:lvl>
    <w:lvl w:ilvl="7" w:tplc="04100019" w:tentative="1">
      <w:start w:val="1"/>
      <w:numFmt w:val="lowerLetter"/>
      <w:lvlText w:val="%8."/>
      <w:lvlJc w:val="left"/>
      <w:pPr>
        <w:ind w:left="5805" w:hanging="360"/>
      </w:pPr>
    </w:lvl>
    <w:lvl w:ilvl="8" w:tplc="041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5" w15:restartNumberingAfterBreak="0">
    <w:nsid w:val="769921CC"/>
    <w:multiLevelType w:val="multilevel"/>
    <w:tmpl w:val="35881A5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trike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trike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7BAA76C4"/>
    <w:multiLevelType w:val="hybridMultilevel"/>
    <w:tmpl w:val="40D4698E"/>
    <w:lvl w:ilvl="0" w:tplc="222419E2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85" w:hanging="360"/>
      </w:pPr>
    </w:lvl>
    <w:lvl w:ilvl="2" w:tplc="0410001B" w:tentative="1">
      <w:start w:val="1"/>
      <w:numFmt w:val="lowerRoman"/>
      <w:lvlText w:val="%3."/>
      <w:lvlJc w:val="right"/>
      <w:pPr>
        <w:ind w:left="2205" w:hanging="180"/>
      </w:pPr>
    </w:lvl>
    <w:lvl w:ilvl="3" w:tplc="0410000F" w:tentative="1">
      <w:start w:val="1"/>
      <w:numFmt w:val="decimal"/>
      <w:lvlText w:val="%4."/>
      <w:lvlJc w:val="left"/>
      <w:pPr>
        <w:ind w:left="2925" w:hanging="360"/>
      </w:pPr>
    </w:lvl>
    <w:lvl w:ilvl="4" w:tplc="04100019" w:tentative="1">
      <w:start w:val="1"/>
      <w:numFmt w:val="lowerLetter"/>
      <w:lvlText w:val="%5."/>
      <w:lvlJc w:val="left"/>
      <w:pPr>
        <w:ind w:left="3645" w:hanging="360"/>
      </w:pPr>
    </w:lvl>
    <w:lvl w:ilvl="5" w:tplc="0410001B" w:tentative="1">
      <w:start w:val="1"/>
      <w:numFmt w:val="lowerRoman"/>
      <w:lvlText w:val="%6."/>
      <w:lvlJc w:val="right"/>
      <w:pPr>
        <w:ind w:left="4365" w:hanging="180"/>
      </w:pPr>
    </w:lvl>
    <w:lvl w:ilvl="6" w:tplc="0410000F" w:tentative="1">
      <w:start w:val="1"/>
      <w:numFmt w:val="decimal"/>
      <w:lvlText w:val="%7."/>
      <w:lvlJc w:val="left"/>
      <w:pPr>
        <w:ind w:left="5085" w:hanging="360"/>
      </w:pPr>
    </w:lvl>
    <w:lvl w:ilvl="7" w:tplc="04100019" w:tentative="1">
      <w:start w:val="1"/>
      <w:numFmt w:val="lowerLetter"/>
      <w:lvlText w:val="%8."/>
      <w:lvlJc w:val="left"/>
      <w:pPr>
        <w:ind w:left="5805" w:hanging="360"/>
      </w:pPr>
    </w:lvl>
    <w:lvl w:ilvl="8" w:tplc="0410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32"/>
  </w:num>
  <w:num w:numId="2">
    <w:abstractNumId w:val="20"/>
  </w:num>
  <w:num w:numId="3">
    <w:abstractNumId w:val="11"/>
  </w:num>
  <w:num w:numId="4">
    <w:abstractNumId w:val="7"/>
  </w:num>
  <w:num w:numId="5">
    <w:abstractNumId w:val="24"/>
  </w:num>
  <w:num w:numId="6">
    <w:abstractNumId w:val="12"/>
  </w:num>
  <w:num w:numId="7">
    <w:abstractNumId w:val="35"/>
  </w:num>
  <w:num w:numId="8">
    <w:abstractNumId w:val="34"/>
  </w:num>
  <w:num w:numId="9">
    <w:abstractNumId w:val="3"/>
  </w:num>
  <w:num w:numId="10">
    <w:abstractNumId w:val="26"/>
  </w:num>
  <w:num w:numId="11">
    <w:abstractNumId w:val="27"/>
  </w:num>
  <w:num w:numId="12">
    <w:abstractNumId w:val="10"/>
  </w:num>
  <w:num w:numId="13">
    <w:abstractNumId w:val="0"/>
  </w:num>
  <w:num w:numId="14">
    <w:abstractNumId w:val="21"/>
  </w:num>
  <w:num w:numId="15">
    <w:abstractNumId w:val="30"/>
  </w:num>
  <w:num w:numId="16">
    <w:abstractNumId w:val="15"/>
  </w:num>
  <w:num w:numId="17">
    <w:abstractNumId w:val="36"/>
  </w:num>
  <w:num w:numId="18">
    <w:abstractNumId w:val="16"/>
  </w:num>
  <w:num w:numId="19">
    <w:abstractNumId w:val="31"/>
  </w:num>
  <w:num w:numId="20">
    <w:abstractNumId w:val="9"/>
  </w:num>
  <w:num w:numId="21">
    <w:abstractNumId w:val="23"/>
  </w:num>
  <w:num w:numId="22">
    <w:abstractNumId w:val="19"/>
  </w:num>
  <w:num w:numId="23">
    <w:abstractNumId w:val="28"/>
  </w:num>
  <w:num w:numId="24">
    <w:abstractNumId w:val="25"/>
  </w:num>
  <w:num w:numId="25">
    <w:abstractNumId w:val="6"/>
  </w:num>
  <w:num w:numId="26">
    <w:abstractNumId w:val="5"/>
  </w:num>
  <w:num w:numId="27">
    <w:abstractNumId w:val="4"/>
  </w:num>
  <w:num w:numId="28">
    <w:abstractNumId w:val="33"/>
  </w:num>
  <w:num w:numId="29">
    <w:abstractNumId w:val="8"/>
  </w:num>
  <w:num w:numId="30">
    <w:abstractNumId w:val="1"/>
  </w:num>
  <w:num w:numId="31">
    <w:abstractNumId w:val="22"/>
  </w:num>
  <w:num w:numId="32">
    <w:abstractNumId w:val="35"/>
    <w:lvlOverride w:ilvl="0">
      <w:startOverride w:val="5"/>
    </w:lvlOverride>
    <w:lvlOverride w:ilvl="1">
      <w:startOverride w:val="1"/>
    </w:lvlOverride>
  </w:num>
  <w:num w:numId="33">
    <w:abstractNumId w:val="35"/>
  </w:num>
  <w:num w:numId="34">
    <w:abstractNumId w:val="35"/>
  </w:num>
  <w:num w:numId="35">
    <w:abstractNumId w:val="35"/>
  </w:num>
  <w:num w:numId="36">
    <w:abstractNumId w:val="14"/>
  </w:num>
  <w:num w:numId="37">
    <w:abstractNumId w:val="18"/>
  </w:num>
  <w:num w:numId="38">
    <w:abstractNumId w:val="29"/>
  </w:num>
  <w:num w:numId="3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18"/>
  </w:num>
  <w:num w:numId="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2"/>
  </w:num>
  <w:num w:numId="43">
    <w:abstractNumId w:val="17"/>
  </w:num>
  <w:numIdMacAtCleanup w:val="31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orrente Alessandra">
    <w15:presenceInfo w15:providerId="AD" w15:userId="S-1-5-21-417365229-399659180-1714775081-385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it-IT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131078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fr-FR" w:vendorID="64" w:dllVersion="131078" w:nlCheck="1" w:checkStyle="0"/>
  <w:defaultTabStop w:val="708"/>
  <w:hyphenationZone w:val="283"/>
  <w:characterSpacingControl w:val="doNotCompress"/>
  <w:hdrShapeDefaults>
    <o:shapedefaults v:ext="edit" spidmax="172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7A9"/>
    <w:rsid w:val="00000499"/>
    <w:rsid w:val="00000C2F"/>
    <w:rsid w:val="00001879"/>
    <w:rsid w:val="000022B2"/>
    <w:rsid w:val="00003A4E"/>
    <w:rsid w:val="00003AF7"/>
    <w:rsid w:val="00003C37"/>
    <w:rsid w:val="00005036"/>
    <w:rsid w:val="00005483"/>
    <w:rsid w:val="00005BB1"/>
    <w:rsid w:val="00011972"/>
    <w:rsid w:val="000128D9"/>
    <w:rsid w:val="0001348B"/>
    <w:rsid w:val="0001483E"/>
    <w:rsid w:val="000149A1"/>
    <w:rsid w:val="00015584"/>
    <w:rsid w:val="000161F9"/>
    <w:rsid w:val="0001715B"/>
    <w:rsid w:val="000220F1"/>
    <w:rsid w:val="000223F3"/>
    <w:rsid w:val="00022F0B"/>
    <w:rsid w:val="00022F5C"/>
    <w:rsid w:val="000247D3"/>
    <w:rsid w:val="0002659A"/>
    <w:rsid w:val="00026FED"/>
    <w:rsid w:val="000318E4"/>
    <w:rsid w:val="0003220F"/>
    <w:rsid w:val="00033072"/>
    <w:rsid w:val="00033527"/>
    <w:rsid w:val="00033F34"/>
    <w:rsid w:val="000344DB"/>
    <w:rsid w:val="00035C37"/>
    <w:rsid w:val="00035D4A"/>
    <w:rsid w:val="0003635A"/>
    <w:rsid w:val="00037700"/>
    <w:rsid w:val="0004137D"/>
    <w:rsid w:val="00041C90"/>
    <w:rsid w:val="00042856"/>
    <w:rsid w:val="00043230"/>
    <w:rsid w:val="000446E0"/>
    <w:rsid w:val="0004556A"/>
    <w:rsid w:val="00045912"/>
    <w:rsid w:val="000463E7"/>
    <w:rsid w:val="00047040"/>
    <w:rsid w:val="00047048"/>
    <w:rsid w:val="00050416"/>
    <w:rsid w:val="0005086D"/>
    <w:rsid w:val="00050FD7"/>
    <w:rsid w:val="000543C1"/>
    <w:rsid w:val="000545B9"/>
    <w:rsid w:val="000558D2"/>
    <w:rsid w:val="00055B9A"/>
    <w:rsid w:val="00055C55"/>
    <w:rsid w:val="00055DBE"/>
    <w:rsid w:val="000562DA"/>
    <w:rsid w:val="000568B0"/>
    <w:rsid w:val="00056BED"/>
    <w:rsid w:val="00057E17"/>
    <w:rsid w:val="00060419"/>
    <w:rsid w:val="000634DD"/>
    <w:rsid w:val="0006379D"/>
    <w:rsid w:val="0006432E"/>
    <w:rsid w:val="000664AA"/>
    <w:rsid w:val="00066978"/>
    <w:rsid w:val="00067018"/>
    <w:rsid w:val="000674B5"/>
    <w:rsid w:val="0007131B"/>
    <w:rsid w:val="0007350B"/>
    <w:rsid w:val="00073C54"/>
    <w:rsid w:val="00074D87"/>
    <w:rsid w:val="0007733C"/>
    <w:rsid w:val="00077370"/>
    <w:rsid w:val="000777D3"/>
    <w:rsid w:val="00080EB0"/>
    <w:rsid w:val="0008143D"/>
    <w:rsid w:val="00081A8F"/>
    <w:rsid w:val="0008204A"/>
    <w:rsid w:val="000836FD"/>
    <w:rsid w:val="00084F42"/>
    <w:rsid w:val="000869D1"/>
    <w:rsid w:val="000875D9"/>
    <w:rsid w:val="0009028A"/>
    <w:rsid w:val="000913D5"/>
    <w:rsid w:val="00092F3E"/>
    <w:rsid w:val="00093458"/>
    <w:rsid w:val="00093AB0"/>
    <w:rsid w:val="00094146"/>
    <w:rsid w:val="00094B97"/>
    <w:rsid w:val="0009602C"/>
    <w:rsid w:val="00096477"/>
    <w:rsid w:val="00097D86"/>
    <w:rsid w:val="00097E25"/>
    <w:rsid w:val="00097F44"/>
    <w:rsid w:val="000A0814"/>
    <w:rsid w:val="000A1C5E"/>
    <w:rsid w:val="000A21A1"/>
    <w:rsid w:val="000A2A53"/>
    <w:rsid w:val="000A3DDD"/>
    <w:rsid w:val="000A5382"/>
    <w:rsid w:val="000A5BEB"/>
    <w:rsid w:val="000A5CB9"/>
    <w:rsid w:val="000A64E8"/>
    <w:rsid w:val="000A77C3"/>
    <w:rsid w:val="000B21F0"/>
    <w:rsid w:val="000B32C8"/>
    <w:rsid w:val="000B3EEA"/>
    <w:rsid w:val="000B4835"/>
    <w:rsid w:val="000B4CFC"/>
    <w:rsid w:val="000B54C5"/>
    <w:rsid w:val="000B5AC4"/>
    <w:rsid w:val="000B7F5A"/>
    <w:rsid w:val="000C0CA3"/>
    <w:rsid w:val="000C0E15"/>
    <w:rsid w:val="000C1150"/>
    <w:rsid w:val="000C2573"/>
    <w:rsid w:val="000C273C"/>
    <w:rsid w:val="000C5091"/>
    <w:rsid w:val="000C6BC6"/>
    <w:rsid w:val="000D166C"/>
    <w:rsid w:val="000D1A73"/>
    <w:rsid w:val="000D2120"/>
    <w:rsid w:val="000D2FAE"/>
    <w:rsid w:val="000D3CA1"/>
    <w:rsid w:val="000D4520"/>
    <w:rsid w:val="000D4811"/>
    <w:rsid w:val="000D495D"/>
    <w:rsid w:val="000D49FA"/>
    <w:rsid w:val="000D52D4"/>
    <w:rsid w:val="000D59DE"/>
    <w:rsid w:val="000D5B13"/>
    <w:rsid w:val="000D6494"/>
    <w:rsid w:val="000D74B5"/>
    <w:rsid w:val="000E0782"/>
    <w:rsid w:val="000E33F5"/>
    <w:rsid w:val="000E377F"/>
    <w:rsid w:val="000E3E91"/>
    <w:rsid w:val="000E4F93"/>
    <w:rsid w:val="000E6AB2"/>
    <w:rsid w:val="000E7AB8"/>
    <w:rsid w:val="000E7EFE"/>
    <w:rsid w:val="000F00A2"/>
    <w:rsid w:val="000F0B74"/>
    <w:rsid w:val="000F1209"/>
    <w:rsid w:val="000F178A"/>
    <w:rsid w:val="000F192A"/>
    <w:rsid w:val="000F2341"/>
    <w:rsid w:val="000F23C2"/>
    <w:rsid w:val="000F26A1"/>
    <w:rsid w:val="000F52AE"/>
    <w:rsid w:val="000F680F"/>
    <w:rsid w:val="000F6A29"/>
    <w:rsid w:val="000F6DC3"/>
    <w:rsid w:val="000F7109"/>
    <w:rsid w:val="00100769"/>
    <w:rsid w:val="001007F4"/>
    <w:rsid w:val="00101035"/>
    <w:rsid w:val="001023EB"/>
    <w:rsid w:val="00102A04"/>
    <w:rsid w:val="001036FF"/>
    <w:rsid w:val="001038B6"/>
    <w:rsid w:val="00104B4B"/>
    <w:rsid w:val="00105C1F"/>
    <w:rsid w:val="00105ED1"/>
    <w:rsid w:val="00107A09"/>
    <w:rsid w:val="00107F38"/>
    <w:rsid w:val="001104A5"/>
    <w:rsid w:val="001109ED"/>
    <w:rsid w:val="001146F9"/>
    <w:rsid w:val="00114AD4"/>
    <w:rsid w:val="00115B1D"/>
    <w:rsid w:val="001173AF"/>
    <w:rsid w:val="00117EC8"/>
    <w:rsid w:val="001200E8"/>
    <w:rsid w:val="00120B61"/>
    <w:rsid w:val="00121A35"/>
    <w:rsid w:val="00121FF6"/>
    <w:rsid w:val="0012247E"/>
    <w:rsid w:val="001231CE"/>
    <w:rsid w:val="0012468F"/>
    <w:rsid w:val="00124AB7"/>
    <w:rsid w:val="00124E73"/>
    <w:rsid w:val="00127869"/>
    <w:rsid w:val="00130912"/>
    <w:rsid w:val="00130D91"/>
    <w:rsid w:val="001313E9"/>
    <w:rsid w:val="00131714"/>
    <w:rsid w:val="0013172F"/>
    <w:rsid w:val="00131F99"/>
    <w:rsid w:val="00133D96"/>
    <w:rsid w:val="00133E13"/>
    <w:rsid w:val="001346B8"/>
    <w:rsid w:val="00135ECE"/>
    <w:rsid w:val="00135F85"/>
    <w:rsid w:val="0013772E"/>
    <w:rsid w:val="00141827"/>
    <w:rsid w:val="00142595"/>
    <w:rsid w:val="001436C0"/>
    <w:rsid w:val="00143A16"/>
    <w:rsid w:val="00144F04"/>
    <w:rsid w:val="00145A7F"/>
    <w:rsid w:val="001461C0"/>
    <w:rsid w:val="001463EE"/>
    <w:rsid w:val="00146754"/>
    <w:rsid w:val="001544CC"/>
    <w:rsid w:val="00154D04"/>
    <w:rsid w:val="001557C7"/>
    <w:rsid w:val="00155BA8"/>
    <w:rsid w:val="00160085"/>
    <w:rsid w:val="0016099E"/>
    <w:rsid w:val="001614BA"/>
    <w:rsid w:val="00163146"/>
    <w:rsid w:val="001632C3"/>
    <w:rsid w:val="001644EC"/>
    <w:rsid w:val="00164686"/>
    <w:rsid w:val="00166339"/>
    <w:rsid w:val="001674AB"/>
    <w:rsid w:val="00167669"/>
    <w:rsid w:val="001705DB"/>
    <w:rsid w:val="00171060"/>
    <w:rsid w:val="00172439"/>
    <w:rsid w:val="00172AFB"/>
    <w:rsid w:val="00173DBD"/>
    <w:rsid w:val="0017477F"/>
    <w:rsid w:val="00174A10"/>
    <w:rsid w:val="00175B4C"/>
    <w:rsid w:val="00176A09"/>
    <w:rsid w:val="0018063A"/>
    <w:rsid w:val="00181E7F"/>
    <w:rsid w:val="00182C2D"/>
    <w:rsid w:val="001835EB"/>
    <w:rsid w:val="001837DE"/>
    <w:rsid w:val="001838D8"/>
    <w:rsid w:val="0018642C"/>
    <w:rsid w:val="00186D0A"/>
    <w:rsid w:val="001877E2"/>
    <w:rsid w:val="00187A2E"/>
    <w:rsid w:val="001905F5"/>
    <w:rsid w:val="001907A3"/>
    <w:rsid w:val="00192C7D"/>
    <w:rsid w:val="00193363"/>
    <w:rsid w:val="00193E4A"/>
    <w:rsid w:val="00194025"/>
    <w:rsid w:val="00194B24"/>
    <w:rsid w:val="0019506E"/>
    <w:rsid w:val="00196C84"/>
    <w:rsid w:val="001A05BE"/>
    <w:rsid w:val="001A14F2"/>
    <w:rsid w:val="001A1AD9"/>
    <w:rsid w:val="001A1D47"/>
    <w:rsid w:val="001A3746"/>
    <w:rsid w:val="001A47EC"/>
    <w:rsid w:val="001A52C0"/>
    <w:rsid w:val="001A7244"/>
    <w:rsid w:val="001B244F"/>
    <w:rsid w:val="001B45D5"/>
    <w:rsid w:val="001B4D24"/>
    <w:rsid w:val="001B706E"/>
    <w:rsid w:val="001B7DE1"/>
    <w:rsid w:val="001C095B"/>
    <w:rsid w:val="001C191F"/>
    <w:rsid w:val="001C306F"/>
    <w:rsid w:val="001C479C"/>
    <w:rsid w:val="001C5EBE"/>
    <w:rsid w:val="001C671F"/>
    <w:rsid w:val="001D0D98"/>
    <w:rsid w:val="001D181F"/>
    <w:rsid w:val="001D1CC5"/>
    <w:rsid w:val="001D2465"/>
    <w:rsid w:val="001D31A4"/>
    <w:rsid w:val="001D5773"/>
    <w:rsid w:val="001D5CC5"/>
    <w:rsid w:val="001D62F3"/>
    <w:rsid w:val="001E3894"/>
    <w:rsid w:val="001E3AD0"/>
    <w:rsid w:val="001E3BC2"/>
    <w:rsid w:val="001E467B"/>
    <w:rsid w:val="001E5397"/>
    <w:rsid w:val="001E5836"/>
    <w:rsid w:val="001E718B"/>
    <w:rsid w:val="001F2D17"/>
    <w:rsid w:val="001F4704"/>
    <w:rsid w:val="001F5E85"/>
    <w:rsid w:val="001F7348"/>
    <w:rsid w:val="001F7D50"/>
    <w:rsid w:val="001F7D94"/>
    <w:rsid w:val="0020051B"/>
    <w:rsid w:val="00201D4E"/>
    <w:rsid w:val="00201D7D"/>
    <w:rsid w:val="00201DCB"/>
    <w:rsid w:val="00202E26"/>
    <w:rsid w:val="002033C7"/>
    <w:rsid w:val="00203A65"/>
    <w:rsid w:val="0020498B"/>
    <w:rsid w:val="00205053"/>
    <w:rsid w:val="00205FD5"/>
    <w:rsid w:val="00211084"/>
    <w:rsid w:val="0021236C"/>
    <w:rsid w:val="00212519"/>
    <w:rsid w:val="002125CF"/>
    <w:rsid w:val="002141A1"/>
    <w:rsid w:val="002152D5"/>
    <w:rsid w:val="00215AE5"/>
    <w:rsid w:val="00215F5E"/>
    <w:rsid w:val="00215F6B"/>
    <w:rsid w:val="00216A52"/>
    <w:rsid w:val="00217561"/>
    <w:rsid w:val="0021791C"/>
    <w:rsid w:val="0022150A"/>
    <w:rsid w:val="00222124"/>
    <w:rsid w:val="00223EA5"/>
    <w:rsid w:val="00223FF7"/>
    <w:rsid w:val="00226768"/>
    <w:rsid w:val="00226D7A"/>
    <w:rsid w:val="0022767D"/>
    <w:rsid w:val="0023009D"/>
    <w:rsid w:val="00230E08"/>
    <w:rsid w:val="00233521"/>
    <w:rsid w:val="00233C15"/>
    <w:rsid w:val="0023437C"/>
    <w:rsid w:val="0023492A"/>
    <w:rsid w:val="00234D17"/>
    <w:rsid w:val="00235AF6"/>
    <w:rsid w:val="00236090"/>
    <w:rsid w:val="00236115"/>
    <w:rsid w:val="00240460"/>
    <w:rsid w:val="00240496"/>
    <w:rsid w:val="002426E4"/>
    <w:rsid w:val="0024321F"/>
    <w:rsid w:val="00244E47"/>
    <w:rsid w:val="00245CD6"/>
    <w:rsid w:val="002460DE"/>
    <w:rsid w:val="002462AB"/>
    <w:rsid w:val="00247DA9"/>
    <w:rsid w:val="00250D8C"/>
    <w:rsid w:val="002517AA"/>
    <w:rsid w:val="00252E1A"/>
    <w:rsid w:val="0025371C"/>
    <w:rsid w:val="002544B6"/>
    <w:rsid w:val="00255976"/>
    <w:rsid w:val="002605D0"/>
    <w:rsid w:val="0026134F"/>
    <w:rsid w:val="002622F9"/>
    <w:rsid w:val="00262F62"/>
    <w:rsid w:val="00264C0B"/>
    <w:rsid w:val="00264C27"/>
    <w:rsid w:val="00264E2A"/>
    <w:rsid w:val="00265129"/>
    <w:rsid w:val="002677A7"/>
    <w:rsid w:val="00270385"/>
    <w:rsid w:val="00272159"/>
    <w:rsid w:val="00273435"/>
    <w:rsid w:val="0027357F"/>
    <w:rsid w:val="00273C91"/>
    <w:rsid w:val="00274524"/>
    <w:rsid w:val="00276CD6"/>
    <w:rsid w:val="00277F56"/>
    <w:rsid w:val="00282042"/>
    <w:rsid w:val="00282981"/>
    <w:rsid w:val="00283320"/>
    <w:rsid w:val="00285346"/>
    <w:rsid w:val="00285798"/>
    <w:rsid w:val="00286BA3"/>
    <w:rsid w:val="00287FDA"/>
    <w:rsid w:val="00291117"/>
    <w:rsid w:val="0029115A"/>
    <w:rsid w:val="00291622"/>
    <w:rsid w:val="00291E5B"/>
    <w:rsid w:val="0029294F"/>
    <w:rsid w:val="00292C48"/>
    <w:rsid w:val="00292DE0"/>
    <w:rsid w:val="002938C2"/>
    <w:rsid w:val="002945A1"/>
    <w:rsid w:val="002945A3"/>
    <w:rsid w:val="00294FE2"/>
    <w:rsid w:val="002950CB"/>
    <w:rsid w:val="002953F6"/>
    <w:rsid w:val="00296CB0"/>
    <w:rsid w:val="002A0ED6"/>
    <w:rsid w:val="002A1955"/>
    <w:rsid w:val="002A44AC"/>
    <w:rsid w:val="002A48DD"/>
    <w:rsid w:val="002A4B4D"/>
    <w:rsid w:val="002A5C12"/>
    <w:rsid w:val="002A5CA4"/>
    <w:rsid w:val="002A7AD8"/>
    <w:rsid w:val="002A7B88"/>
    <w:rsid w:val="002B2262"/>
    <w:rsid w:val="002B2708"/>
    <w:rsid w:val="002B2CF8"/>
    <w:rsid w:val="002B4173"/>
    <w:rsid w:val="002B4D75"/>
    <w:rsid w:val="002B525B"/>
    <w:rsid w:val="002B5958"/>
    <w:rsid w:val="002B62DD"/>
    <w:rsid w:val="002B6D30"/>
    <w:rsid w:val="002C0A7F"/>
    <w:rsid w:val="002C116D"/>
    <w:rsid w:val="002C1AD6"/>
    <w:rsid w:val="002C1CAF"/>
    <w:rsid w:val="002C2518"/>
    <w:rsid w:val="002C26A9"/>
    <w:rsid w:val="002C2960"/>
    <w:rsid w:val="002C584B"/>
    <w:rsid w:val="002C6269"/>
    <w:rsid w:val="002C6DFA"/>
    <w:rsid w:val="002C7439"/>
    <w:rsid w:val="002D1BC4"/>
    <w:rsid w:val="002D20A5"/>
    <w:rsid w:val="002D454D"/>
    <w:rsid w:val="002D7B7D"/>
    <w:rsid w:val="002E02F1"/>
    <w:rsid w:val="002E044E"/>
    <w:rsid w:val="002E0DE3"/>
    <w:rsid w:val="002E17C8"/>
    <w:rsid w:val="002E1869"/>
    <w:rsid w:val="002E1994"/>
    <w:rsid w:val="002E1E39"/>
    <w:rsid w:val="002E2A18"/>
    <w:rsid w:val="002E3ED4"/>
    <w:rsid w:val="002E46F7"/>
    <w:rsid w:val="002E597F"/>
    <w:rsid w:val="002E7AF2"/>
    <w:rsid w:val="002F0340"/>
    <w:rsid w:val="002F102D"/>
    <w:rsid w:val="002F16F2"/>
    <w:rsid w:val="002F17C0"/>
    <w:rsid w:val="002F19F7"/>
    <w:rsid w:val="002F1BD6"/>
    <w:rsid w:val="002F40D6"/>
    <w:rsid w:val="002F5781"/>
    <w:rsid w:val="002F6A96"/>
    <w:rsid w:val="002F728C"/>
    <w:rsid w:val="002F739D"/>
    <w:rsid w:val="003000C0"/>
    <w:rsid w:val="00304E81"/>
    <w:rsid w:val="0030731D"/>
    <w:rsid w:val="00307992"/>
    <w:rsid w:val="00310EE5"/>
    <w:rsid w:val="00311DC4"/>
    <w:rsid w:val="003135D4"/>
    <w:rsid w:val="00313A3B"/>
    <w:rsid w:val="00313D69"/>
    <w:rsid w:val="003162F7"/>
    <w:rsid w:val="00316A3C"/>
    <w:rsid w:val="00316E68"/>
    <w:rsid w:val="003207A9"/>
    <w:rsid w:val="00320F3A"/>
    <w:rsid w:val="00321281"/>
    <w:rsid w:val="00321764"/>
    <w:rsid w:val="00321E9D"/>
    <w:rsid w:val="0032219A"/>
    <w:rsid w:val="00322A7F"/>
    <w:rsid w:val="00323189"/>
    <w:rsid w:val="00325601"/>
    <w:rsid w:val="00325DE9"/>
    <w:rsid w:val="00331EDE"/>
    <w:rsid w:val="00332089"/>
    <w:rsid w:val="003324F9"/>
    <w:rsid w:val="00336E18"/>
    <w:rsid w:val="00337DCE"/>
    <w:rsid w:val="00337FA6"/>
    <w:rsid w:val="003403B3"/>
    <w:rsid w:val="00340FC3"/>
    <w:rsid w:val="00344DB5"/>
    <w:rsid w:val="00345F40"/>
    <w:rsid w:val="003477B4"/>
    <w:rsid w:val="00351258"/>
    <w:rsid w:val="003517AF"/>
    <w:rsid w:val="00351DA4"/>
    <w:rsid w:val="00351F2B"/>
    <w:rsid w:val="00352A79"/>
    <w:rsid w:val="00352BB2"/>
    <w:rsid w:val="003532CD"/>
    <w:rsid w:val="00353FD3"/>
    <w:rsid w:val="00354384"/>
    <w:rsid w:val="0035737F"/>
    <w:rsid w:val="0035781E"/>
    <w:rsid w:val="003578B1"/>
    <w:rsid w:val="00361583"/>
    <w:rsid w:val="00361B4E"/>
    <w:rsid w:val="003634FD"/>
    <w:rsid w:val="00363522"/>
    <w:rsid w:val="00363DAE"/>
    <w:rsid w:val="00364283"/>
    <w:rsid w:val="00367385"/>
    <w:rsid w:val="0036740E"/>
    <w:rsid w:val="003679F3"/>
    <w:rsid w:val="0037208B"/>
    <w:rsid w:val="00372C24"/>
    <w:rsid w:val="003739CE"/>
    <w:rsid w:val="003739D1"/>
    <w:rsid w:val="00373CBB"/>
    <w:rsid w:val="00374566"/>
    <w:rsid w:val="00374D41"/>
    <w:rsid w:val="003756E3"/>
    <w:rsid w:val="00375D8F"/>
    <w:rsid w:val="00376348"/>
    <w:rsid w:val="0037713B"/>
    <w:rsid w:val="003804FB"/>
    <w:rsid w:val="003810E9"/>
    <w:rsid w:val="003826F6"/>
    <w:rsid w:val="003834C8"/>
    <w:rsid w:val="003848F0"/>
    <w:rsid w:val="00387850"/>
    <w:rsid w:val="00392489"/>
    <w:rsid w:val="00392E3D"/>
    <w:rsid w:val="00393799"/>
    <w:rsid w:val="00393E98"/>
    <w:rsid w:val="00394964"/>
    <w:rsid w:val="00394A85"/>
    <w:rsid w:val="003968A9"/>
    <w:rsid w:val="003A052D"/>
    <w:rsid w:val="003A27AA"/>
    <w:rsid w:val="003A32F9"/>
    <w:rsid w:val="003A3CBD"/>
    <w:rsid w:val="003A50D1"/>
    <w:rsid w:val="003A6CC8"/>
    <w:rsid w:val="003A76D4"/>
    <w:rsid w:val="003A7A87"/>
    <w:rsid w:val="003A7B01"/>
    <w:rsid w:val="003A7B69"/>
    <w:rsid w:val="003B09F8"/>
    <w:rsid w:val="003B0B0F"/>
    <w:rsid w:val="003B1922"/>
    <w:rsid w:val="003B2D40"/>
    <w:rsid w:val="003B39DF"/>
    <w:rsid w:val="003B5FA1"/>
    <w:rsid w:val="003B72F0"/>
    <w:rsid w:val="003B78BC"/>
    <w:rsid w:val="003C46BD"/>
    <w:rsid w:val="003C4E17"/>
    <w:rsid w:val="003C4EA1"/>
    <w:rsid w:val="003C4EE1"/>
    <w:rsid w:val="003C5881"/>
    <w:rsid w:val="003C74DF"/>
    <w:rsid w:val="003D0B07"/>
    <w:rsid w:val="003D0C93"/>
    <w:rsid w:val="003D106D"/>
    <w:rsid w:val="003D1090"/>
    <w:rsid w:val="003D3627"/>
    <w:rsid w:val="003D3DDB"/>
    <w:rsid w:val="003D4D64"/>
    <w:rsid w:val="003D560F"/>
    <w:rsid w:val="003D6C31"/>
    <w:rsid w:val="003D7749"/>
    <w:rsid w:val="003D780B"/>
    <w:rsid w:val="003E056B"/>
    <w:rsid w:val="003E072B"/>
    <w:rsid w:val="003E1225"/>
    <w:rsid w:val="003E169E"/>
    <w:rsid w:val="003E3065"/>
    <w:rsid w:val="003E5A60"/>
    <w:rsid w:val="003E664A"/>
    <w:rsid w:val="003E7131"/>
    <w:rsid w:val="003F13EB"/>
    <w:rsid w:val="003F53A1"/>
    <w:rsid w:val="003F5697"/>
    <w:rsid w:val="003F5913"/>
    <w:rsid w:val="003F597E"/>
    <w:rsid w:val="003F7456"/>
    <w:rsid w:val="00403292"/>
    <w:rsid w:val="00403A55"/>
    <w:rsid w:val="00403F8B"/>
    <w:rsid w:val="00404C73"/>
    <w:rsid w:val="00405C61"/>
    <w:rsid w:val="00406DB7"/>
    <w:rsid w:val="00406E83"/>
    <w:rsid w:val="004078AC"/>
    <w:rsid w:val="0041047D"/>
    <w:rsid w:val="004106AE"/>
    <w:rsid w:val="0041096B"/>
    <w:rsid w:val="00410DCB"/>
    <w:rsid w:val="00411B8E"/>
    <w:rsid w:val="00412507"/>
    <w:rsid w:val="00421CAB"/>
    <w:rsid w:val="0042477A"/>
    <w:rsid w:val="00425225"/>
    <w:rsid w:val="0042523B"/>
    <w:rsid w:val="00425D78"/>
    <w:rsid w:val="00426755"/>
    <w:rsid w:val="00426C57"/>
    <w:rsid w:val="00427798"/>
    <w:rsid w:val="00427DB0"/>
    <w:rsid w:val="00430AAE"/>
    <w:rsid w:val="00430FF0"/>
    <w:rsid w:val="0043105F"/>
    <w:rsid w:val="0043361A"/>
    <w:rsid w:val="00434AF5"/>
    <w:rsid w:val="004353A8"/>
    <w:rsid w:val="004353D2"/>
    <w:rsid w:val="00436A8A"/>
    <w:rsid w:val="00437040"/>
    <w:rsid w:val="00443407"/>
    <w:rsid w:val="00443F65"/>
    <w:rsid w:val="00445A45"/>
    <w:rsid w:val="004460BC"/>
    <w:rsid w:val="004467D3"/>
    <w:rsid w:val="00446C0C"/>
    <w:rsid w:val="00451097"/>
    <w:rsid w:val="004510FC"/>
    <w:rsid w:val="00452444"/>
    <w:rsid w:val="0045456B"/>
    <w:rsid w:val="00455AF7"/>
    <w:rsid w:val="0045735F"/>
    <w:rsid w:val="004611CB"/>
    <w:rsid w:val="00461495"/>
    <w:rsid w:val="004614E1"/>
    <w:rsid w:val="0046196A"/>
    <w:rsid w:val="00462633"/>
    <w:rsid w:val="00464A66"/>
    <w:rsid w:val="004650B0"/>
    <w:rsid w:val="00465D5B"/>
    <w:rsid w:val="00466A5E"/>
    <w:rsid w:val="0047117A"/>
    <w:rsid w:val="0047175F"/>
    <w:rsid w:val="00471B17"/>
    <w:rsid w:val="00472964"/>
    <w:rsid w:val="00473E3A"/>
    <w:rsid w:val="00475A56"/>
    <w:rsid w:val="00475CA0"/>
    <w:rsid w:val="0047642B"/>
    <w:rsid w:val="0047643C"/>
    <w:rsid w:val="004803F3"/>
    <w:rsid w:val="00480EB1"/>
    <w:rsid w:val="004813D0"/>
    <w:rsid w:val="00482882"/>
    <w:rsid w:val="00482B5D"/>
    <w:rsid w:val="00483119"/>
    <w:rsid w:val="004838A9"/>
    <w:rsid w:val="0048543F"/>
    <w:rsid w:val="00486148"/>
    <w:rsid w:val="00487F7A"/>
    <w:rsid w:val="004916BC"/>
    <w:rsid w:val="00494C5C"/>
    <w:rsid w:val="00495A3B"/>
    <w:rsid w:val="00497B65"/>
    <w:rsid w:val="004A4E18"/>
    <w:rsid w:val="004A5776"/>
    <w:rsid w:val="004A736B"/>
    <w:rsid w:val="004A74D5"/>
    <w:rsid w:val="004A782F"/>
    <w:rsid w:val="004A7E5D"/>
    <w:rsid w:val="004B0B87"/>
    <w:rsid w:val="004B3FBD"/>
    <w:rsid w:val="004B473A"/>
    <w:rsid w:val="004B7636"/>
    <w:rsid w:val="004B7823"/>
    <w:rsid w:val="004C0939"/>
    <w:rsid w:val="004C1274"/>
    <w:rsid w:val="004C150C"/>
    <w:rsid w:val="004C3750"/>
    <w:rsid w:val="004C5C23"/>
    <w:rsid w:val="004C66F7"/>
    <w:rsid w:val="004C6785"/>
    <w:rsid w:val="004C6B30"/>
    <w:rsid w:val="004C6B84"/>
    <w:rsid w:val="004D1345"/>
    <w:rsid w:val="004D1437"/>
    <w:rsid w:val="004D1571"/>
    <w:rsid w:val="004D1794"/>
    <w:rsid w:val="004D1949"/>
    <w:rsid w:val="004D19CB"/>
    <w:rsid w:val="004D1D1E"/>
    <w:rsid w:val="004D22A7"/>
    <w:rsid w:val="004D2529"/>
    <w:rsid w:val="004D2C2A"/>
    <w:rsid w:val="004D4BF7"/>
    <w:rsid w:val="004D524C"/>
    <w:rsid w:val="004D62B4"/>
    <w:rsid w:val="004D6839"/>
    <w:rsid w:val="004D6EF6"/>
    <w:rsid w:val="004D773D"/>
    <w:rsid w:val="004E13C6"/>
    <w:rsid w:val="004E1D22"/>
    <w:rsid w:val="004E2EEA"/>
    <w:rsid w:val="004E3283"/>
    <w:rsid w:val="004E3BD1"/>
    <w:rsid w:val="004E3BEB"/>
    <w:rsid w:val="004E49FA"/>
    <w:rsid w:val="004E4E31"/>
    <w:rsid w:val="004E4E8E"/>
    <w:rsid w:val="004E6578"/>
    <w:rsid w:val="004E69E1"/>
    <w:rsid w:val="004F16B3"/>
    <w:rsid w:val="004F1925"/>
    <w:rsid w:val="004F1BD3"/>
    <w:rsid w:val="004F392C"/>
    <w:rsid w:val="004F4E60"/>
    <w:rsid w:val="004F583B"/>
    <w:rsid w:val="004F6614"/>
    <w:rsid w:val="004F6C09"/>
    <w:rsid w:val="004F6C2E"/>
    <w:rsid w:val="005008DD"/>
    <w:rsid w:val="005013FE"/>
    <w:rsid w:val="005017D8"/>
    <w:rsid w:val="00503531"/>
    <w:rsid w:val="0050523C"/>
    <w:rsid w:val="00506545"/>
    <w:rsid w:val="00512AB3"/>
    <w:rsid w:val="00512CE8"/>
    <w:rsid w:val="00513027"/>
    <w:rsid w:val="00515E86"/>
    <w:rsid w:val="0051634C"/>
    <w:rsid w:val="0051642E"/>
    <w:rsid w:val="00516EA0"/>
    <w:rsid w:val="00517E11"/>
    <w:rsid w:val="0052095C"/>
    <w:rsid w:val="005213A5"/>
    <w:rsid w:val="005215CC"/>
    <w:rsid w:val="00521835"/>
    <w:rsid w:val="00521A99"/>
    <w:rsid w:val="0052248E"/>
    <w:rsid w:val="005224DB"/>
    <w:rsid w:val="00522C12"/>
    <w:rsid w:val="00522EA3"/>
    <w:rsid w:val="0052311C"/>
    <w:rsid w:val="0052662F"/>
    <w:rsid w:val="00526767"/>
    <w:rsid w:val="00527564"/>
    <w:rsid w:val="00530CB2"/>
    <w:rsid w:val="005332CB"/>
    <w:rsid w:val="005334B0"/>
    <w:rsid w:val="0053441D"/>
    <w:rsid w:val="0053533C"/>
    <w:rsid w:val="005357EB"/>
    <w:rsid w:val="00536E7B"/>
    <w:rsid w:val="005371B3"/>
    <w:rsid w:val="00537AF2"/>
    <w:rsid w:val="005408FE"/>
    <w:rsid w:val="00541F11"/>
    <w:rsid w:val="00542BC7"/>
    <w:rsid w:val="00543617"/>
    <w:rsid w:val="005443FB"/>
    <w:rsid w:val="00544DC2"/>
    <w:rsid w:val="0054765F"/>
    <w:rsid w:val="0055008A"/>
    <w:rsid w:val="005500A4"/>
    <w:rsid w:val="0055060B"/>
    <w:rsid w:val="005513B1"/>
    <w:rsid w:val="005521AC"/>
    <w:rsid w:val="00555019"/>
    <w:rsid w:val="00555D94"/>
    <w:rsid w:val="005577DE"/>
    <w:rsid w:val="00561DD7"/>
    <w:rsid w:val="00562836"/>
    <w:rsid w:val="0056331C"/>
    <w:rsid w:val="00567F36"/>
    <w:rsid w:val="00567FDD"/>
    <w:rsid w:val="005708A7"/>
    <w:rsid w:val="005721E6"/>
    <w:rsid w:val="00572A19"/>
    <w:rsid w:val="00574BF2"/>
    <w:rsid w:val="0057596F"/>
    <w:rsid w:val="00577269"/>
    <w:rsid w:val="00577403"/>
    <w:rsid w:val="0057757F"/>
    <w:rsid w:val="00581915"/>
    <w:rsid w:val="00581C96"/>
    <w:rsid w:val="00582141"/>
    <w:rsid w:val="005833A7"/>
    <w:rsid w:val="0058408E"/>
    <w:rsid w:val="00584984"/>
    <w:rsid w:val="00584E9A"/>
    <w:rsid w:val="00590B79"/>
    <w:rsid w:val="00591CE3"/>
    <w:rsid w:val="0059235F"/>
    <w:rsid w:val="005936B2"/>
    <w:rsid w:val="00593C08"/>
    <w:rsid w:val="00594C9C"/>
    <w:rsid w:val="005970AF"/>
    <w:rsid w:val="00597825"/>
    <w:rsid w:val="00597EC5"/>
    <w:rsid w:val="005A0F20"/>
    <w:rsid w:val="005A2901"/>
    <w:rsid w:val="005A7C32"/>
    <w:rsid w:val="005B1375"/>
    <w:rsid w:val="005B1D4B"/>
    <w:rsid w:val="005B1FD1"/>
    <w:rsid w:val="005B29E4"/>
    <w:rsid w:val="005B3E93"/>
    <w:rsid w:val="005B50C7"/>
    <w:rsid w:val="005B5258"/>
    <w:rsid w:val="005B6596"/>
    <w:rsid w:val="005C00FB"/>
    <w:rsid w:val="005C15B7"/>
    <w:rsid w:val="005C1ADD"/>
    <w:rsid w:val="005C3B53"/>
    <w:rsid w:val="005C40DF"/>
    <w:rsid w:val="005C601D"/>
    <w:rsid w:val="005C6FAD"/>
    <w:rsid w:val="005C74F2"/>
    <w:rsid w:val="005D32EC"/>
    <w:rsid w:val="005D466E"/>
    <w:rsid w:val="005D51CB"/>
    <w:rsid w:val="005D5428"/>
    <w:rsid w:val="005D59FA"/>
    <w:rsid w:val="005D5AB1"/>
    <w:rsid w:val="005D5B82"/>
    <w:rsid w:val="005D625B"/>
    <w:rsid w:val="005D6B3A"/>
    <w:rsid w:val="005D6BCD"/>
    <w:rsid w:val="005E0ED9"/>
    <w:rsid w:val="005E166C"/>
    <w:rsid w:val="005E1A8C"/>
    <w:rsid w:val="005E2265"/>
    <w:rsid w:val="005E2725"/>
    <w:rsid w:val="005E35D8"/>
    <w:rsid w:val="005E4060"/>
    <w:rsid w:val="005E5075"/>
    <w:rsid w:val="005F020B"/>
    <w:rsid w:val="005F07B9"/>
    <w:rsid w:val="005F088E"/>
    <w:rsid w:val="005F09CA"/>
    <w:rsid w:val="005F1075"/>
    <w:rsid w:val="005F130B"/>
    <w:rsid w:val="005F2DCD"/>
    <w:rsid w:val="005F4246"/>
    <w:rsid w:val="005F48BD"/>
    <w:rsid w:val="005F544B"/>
    <w:rsid w:val="005F609C"/>
    <w:rsid w:val="005F72CB"/>
    <w:rsid w:val="00601E2B"/>
    <w:rsid w:val="0060215B"/>
    <w:rsid w:val="00602ABE"/>
    <w:rsid w:val="00604FD3"/>
    <w:rsid w:val="006058EF"/>
    <w:rsid w:val="0060647F"/>
    <w:rsid w:val="00611367"/>
    <w:rsid w:val="00611B75"/>
    <w:rsid w:val="00613D3A"/>
    <w:rsid w:val="00614975"/>
    <w:rsid w:val="00614F3E"/>
    <w:rsid w:val="00616921"/>
    <w:rsid w:val="006177B5"/>
    <w:rsid w:val="00620A1C"/>
    <w:rsid w:val="00622556"/>
    <w:rsid w:val="006227A8"/>
    <w:rsid w:val="00623079"/>
    <w:rsid w:val="00623674"/>
    <w:rsid w:val="00624873"/>
    <w:rsid w:val="00625C9D"/>
    <w:rsid w:val="00627278"/>
    <w:rsid w:val="00627509"/>
    <w:rsid w:val="006275FD"/>
    <w:rsid w:val="00627688"/>
    <w:rsid w:val="0063154A"/>
    <w:rsid w:val="006337B3"/>
    <w:rsid w:val="0063388B"/>
    <w:rsid w:val="00633C22"/>
    <w:rsid w:val="006345FC"/>
    <w:rsid w:val="00636089"/>
    <w:rsid w:val="0063615D"/>
    <w:rsid w:val="00636D3E"/>
    <w:rsid w:val="0064491F"/>
    <w:rsid w:val="00644ED2"/>
    <w:rsid w:val="00645C58"/>
    <w:rsid w:val="00646D90"/>
    <w:rsid w:val="006505CC"/>
    <w:rsid w:val="0065104C"/>
    <w:rsid w:val="006512C4"/>
    <w:rsid w:val="00651ED3"/>
    <w:rsid w:val="006530B8"/>
    <w:rsid w:val="00653CBB"/>
    <w:rsid w:val="00654837"/>
    <w:rsid w:val="006566A8"/>
    <w:rsid w:val="00657FAC"/>
    <w:rsid w:val="006612D9"/>
    <w:rsid w:val="006633DB"/>
    <w:rsid w:val="006634CD"/>
    <w:rsid w:val="00663C8B"/>
    <w:rsid w:val="0066458D"/>
    <w:rsid w:val="0066494E"/>
    <w:rsid w:val="00664C33"/>
    <w:rsid w:val="00665C6E"/>
    <w:rsid w:val="0066730E"/>
    <w:rsid w:val="00667B3C"/>
    <w:rsid w:val="00667C7B"/>
    <w:rsid w:val="00667D44"/>
    <w:rsid w:val="0067123E"/>
    <w:rsid w:val="00671F37"/>
    <w:rsid w:val="00673378"/>
    <w:rsid w:val="0067427F"/>
    <w:rsid w:val="00675AED"/>
    <w:rsid w:val="006765D4"/>
    <w:rsid w:val="006772FE"/>
    <w:rsid w:val="0068098F"/>
    <w:rsid w:val="0068132C"/>
    <w:rsid w:val="00682C09"/>
    <w:rsid w:val="006837B6"/>
    <w:rsid w:val="00685810"/>
    <w:rsid w:val="00686502"/>
    <w:rsid w:val="006866FA"/>
    <w:rsid w:val="00686734"/>
    <w:rsid w:val="00687832"/>
    <w:rsid w:val="006900C8"/>
    <w:rsid w:val="00690BEA"/>
    <w:rsid w:val="0069137F"/>
    <w:rsid w:val="00691F9D"/>
    <w:rsid w:val="00691FAE"/>
    <w:rsid w:val="006929E3"/>
    <w:rsid w:val="006940D2"/>
    <w:rsid w:val="00694279"/>
    <w:rsid w:val="00694D09"/>
    <w:rsid w:val="006954F8"/>
    <w:rsid w:val="00696708"/>
    <w:rsid w:val="0069731C"/>
    <w:rsid w:val="006A2E36"/>
    <w:rsid w:val="006A49AF"/>
    <w:rsid w:val="006A6904"/>
    <w:rsid w:val="006A77F5"/>
    <w:rsid w:val="006A793A"/>
    <w:rsid w:val="006B0D1D"/>
    <w:rsid w:val="006B0F18"/>
    <w:rsid w:val="006B1872"/>
    <w:rsid w:val="006B1D6F"/>
    <w:rsid w:val="006B1F88"/>
    <w:rsid w:val="006B25DD"/>
    <w:rsid w:val="006B36BD"/>
    <w:rsid w:val="006B52A4"/>
    <w:rsid w:val="006B53BC"/>
    <w:rsid w:val="006B5E6A"/>
    <w:rsid w:val="006B644B"/>
    <w:rsid w:val="006C15EB"/>
    <w:rsid w:val="006C17E0"/>
    <w:rsid w:val="006C4A4E"/>
    <w:rsid w:val="006C57C1"/>
    <w:rsid w:val="006C6C73"/>
    <w:rsid w:val="006D1FCD"/>
    <w:rsid w:val="006D2EA6"/>
    <w:rsid w:val="006D2F9C"/>
    <w:rsid w:val="006D3082"/>
    <w:rsid w:val="006D3322"/>
    <w:rsid w:val="006D36C4"/>
    <w:rsid w:val="006D66DA"/>
    <w:rsid w:val="006D74BF"/>
    <w:rsid w:val="006E10DE"/>
    <w:rsid w:val="006E128C"/>
    <w:rsid w:val="006E22E8"/>
    <w:rsid w:val="006E2612"/>
    <w:rsid w:val="006E3B72"/>
    <w:rsid w:val="006E447A"/>
    <w:rsid w:val="006F0267"/>
    <w:rsid w:val="006F07AA"/>
    <w:rsid w:val="006F144A"/>
    <w:rsid w:val="006F1909"/>
    <w:rsid w:val="006F19E9"/>
    <w:rsid w:val="006F238B"/>
    <w:rsid w:val="006F2DEF"/>
    <w:rsid w:val="006F3286"/>
    <w:rsid w:val="006F44BB"/>
    <w:rsid w:val="006F750D"/>
    <w:rsid w:val="006F7E75"/>
    <w:rsid w:val="00701EBB"/>
    <w:rsid w:val="00703574"/>
    <w:rsid w:val="007100B6"/>
    <w:rsid w:val="00710D1F"/>
    <w:rsid w:val="007131B7"/>
    <w:rsid w:val="0071371B"/>
    <w:rsid w:val="007147DB"/>
    <w:rsid w:val="0071483A"/>
    <w:rsid w:val="00715DD9"/>
    <w:rsid w:val="00720701"/>
    <w:rsid w:val="00721DE1"/>
    <w:rsid w:val="00721EA8"/>
    <w:rsid w:val="0072362D"/>
    <w:rsid w:val="00723E3F"/>
    <w:rsid w:val="00724014"/>
    <w:rsid w:val="007241FF"/>
    <w:rsid w:val="007250CE"/>
    <w:rsid w:val="00725AA6"/>
    <w:rsid w:val="007273E2"/>
    <w:rsid w:val="00727C66"/>
    <w:rsid w:val="00727F17"/>
    <w:rsid w:val="00730E0D"/>
    <w:rsid w:val="00733FB9"/>
    <w:rsid w:val="007348E1"/>
    <w:rsid w:val="00735770"/>
    <w:rsid w:val="007372AA"/>
    <w:rsid w:val="00740681"/>
    <w:rsid w:val="007410CE"/>
    <w:rsid w:val="007416E6"/>
    <w:rsid w:val="007427D0"/>
    <w:rsid w:val="00744868"/>
    <w:rsid w:val="007453C3"/>
    <w:rsid w:val="007457BA"/>
    <w:rsid w:val="0074748E"/>
    <w:rsid w:val="00747895"/>
    <w:rsid w:val="00750AB5"/>
    <w:rsid w:val="00750CC6"/>
    <w:rsid w:val="007527BA"/>
    <w:rsid w:val="007528DC"/>
    <w:rsid w:val="00753FCA"/>
    <w:rsid w:val="00754B0D"/>
    <w:rsid w:val="0075630B"/>
    <w:rsid w:val="00757BD1"/>
    <w:rsid w:val="00757FAE"/>
    <w:rsid w:val="00760909"/>
    <w:rsid w:val="00760DBB"/>
    <w:rsid w:val="00761A29"/>
    <w:rsid w:val="00762110"/>
    <w:rsid w:val="00763416"/>
    <w:rsid w:val="00763EF2"/>
    <w:rsid w:val="00765976"/>
    <w:rsid w:val="00771C00"/>
    <w:rsid w:val="00772F53"/>
    <w:rsid w:val="0077412C"/>
    <w:rsid w:val="00775E77"/>
    <w:rsid w:val="007774A6"/>
    <w:rsid w:val="00777DF2"/>
    <w:rsid w:val="00780AC9"/>
    <w:rsid w:val="00780AEE"/>
    <w:rsid w:val="00781ADC"/>
    <w:rsid w:val="0078446B"/>
    <w:rsid w:val="00784972"/>
    <w:rsid w:val="007849D4"/>
    <w:rsid w:val="0078555E"/>
    <w:rsid w:val="007855B2"/>
    <w:rsid w:val="00790AFF"/>
    <w:rsid w:val="00791D1F"/>
    <w:rsid w:val="007924F2"/>
    <w:rsid w:val="00792ACF"/>
    <w:rsid w:val="007942BC"/>
    <w:rsid w:val="0079690D"/>
    <w:rsid w:val="00796A0A"/>
    <w:rsid w:val="00797A06"/>
    <w:rsid w:val="007A0578"/>
    <w:rsid w:val="007A085E"/>
    <w:rsid w:val="007A08EE"/>
    <w:rsid w:val="007A257E"/>
    <w:rsid w:val="007A2958"/>
    <w:rsid w:val="007A2A7B"/>
    <w:rsid w:val="007A2D87"/>
    <w:rsid w:val="007A49FF"/>
    <w:rsid w:val="007A5A93"/>
    <w:rsid w:val="007A6FD1"/>
    <w:rsid w:val="007A77D7"/>
    <w:rsid w:val="007B373A"/>
    <w:rsid w:val="007B4689"/>
    <w:rsid w:val="007B47B6"/>
    <w:rsid w:val="007B5EF9"/>
    <w:rsid w:val="007C02AA"/>
    <w:rsid w:val="007C03DA"/>
    <w:rsid w:val="007C1DA0"/>
    <w:rsid w:val="007C324C"/>
    <w:rsid w:val="007C3A50"/>
    <w:rsid w:val="007C4DA5"/>
    <w:rsid w:val="007C5A35"/>
    <w:rsid w:val="007C6073"/>
    <w:rsid w:val="007D36F9"/>
    <w:rsid w:val="007D3CC1"/>
    <w:rsid w:val="007D5105"/>
    <w:rsid w:val="007D61B3"/>
    <w:rsid w:val="007D7ECC"/>
    <w:rsid w:val="007E1C13"/>
    <w:rsid w:val="007E25A7"/>
    <w:rsid w:val="007E2F78"/>
    <w:rsid w:val="007E3BF9"/>
    <w:rsid w:val="007E4AAE"/>
    <w:rsid w:val="007E4E9B"/>
    <w:rsid w:val="007E689E"/>
    <w:rsid w:val="007E7C2A"/>
    <w:rsid w:val="007F0F8A"/>
    <w:rsid w:val="007F21AF"/>
    <w:rsid w:val="007F2782"/>
    <w:rsid w:val="007F4320"/>
    <w:rsid w:val="007F450F"/>
    <w:rsid w:val="007F4745"/>
    <w:rsid w:val="007F4B8A"/>
    <w:rsid w:val="007F67A7"/>
    <w:rsid w:val="007F7472"/>
    <w:rsid w:val="0080316E"/>
    <w:rsid w:val="0080474B"/>
    <w:rsid w:val="00807922"/>
    <w:rsid w:val="008106CE"/>
    <w:rsid w:val="008116C0"/>
    <w:rsid w:val="00811707"/>
    <w:rsid w:val="00812980"/>
    <w:rsid w:val="0081299C"/>
    <w:rsid w:val="00812BD0"/>
    <w:rsid w:val="008146A9"/>
    <w:rsid w:val="00814FBD"/>
    <w:rsid w:val="00815546"/>
    <w:rsid w:val="008157E8"/>
    <w:rsid w:val="00815FDD"/>
    <w:rsid w:val="00821272"/>
    <w:rsid w:val="008220B8"/>
    <w:rsid w:val="00826BA3"/>
    <w:rsid w:val="00826E1E"/>
    <w:rsid w:val="00827B79"/>
    <w:rsid w:val="00830089"/>
    <w:rsid w:val="00830BEE"/>
    <w:rsid w:val="00832DB4"/>
    <w:rsid w:val="00834A8E"/>
    <w:rsid w:val="00836D09"/>
    <w:rsid w:val="00841FD7"/>
    <w:rsid w:val="008421F3"/>
    <w:rsid w:val="00842AFD"/>
    <w:rsid w:val="00843958"/>
    <w:rsid w:val="00844004"/>
    <w:rsid w:val="008448FF"/>
    <w:rsid w:val="008476A6"/>
    <w:rsid w:val="00847B25"/>
    <w:rsid w:val="00852D5E"/>
    <w:rsid w:val="00853FAD"/>
    <w:rsid w:val="00853FCE"/>
    <w:rsid w:val="00857231"/>
    <w:rsid w:val="00857621"/>
    <w:rsid w:val="00860360"/>
    <w:rsid w:val="00861E19"/>
    <w:rsid w:val="00862363"/>
    <w:rsid w:val="00862EE0"/>
    <w:rsid w:val="00864075"/>
    <w:rsid w:val="00865096"/>
    <w:rsid w:val="00865238"/>
    <w:rsid w:val="0086527C"/>
    <w:rsid w:val="008669D0"/>
    <w:rsid w:val="00871385"/>
    <w:rsid w:val="00871DFD"/>
    <w:rsid w:val="0087205E"/>
    <w:rsid w:val="008723D0"/>
    <w:rsid w:val="00875195"/>
    <w:rsid w:val="00875516"/>
    <w:rsid w:val="008769DF"/>
    <w:rsid w:val="00877193"/>
    <w:rsid w:val="00877A9E"/>
    <w:rsid w:val="00877F36"/>
    <w:rsid w:val="008814B6"/>
    <w:rsid w:val="0088341F"/>
    <w:rsid w:val="008837BF"/>
    <w:rsid w:val="00883C6F"/>
    <w:rsid w:val="008855FF"/>
    <w:rsid w:val="00885D50"/>
    <w:rsid w:val="00886789"/>
    <w:rsid w:val="00887A97"/>
    <w:rsid w:val="00891C94"/>
    <w:rsid w:val="00892511"/>
    <w:rsid w:val="00892AF4"/>
    <w:rsid w:val="00894CE0"/>
    <w:rsid w:val="00896D17"/>
    <w:rsid w:val="00897B51"/>
    <w:rsid w:val="008A0D4F"/>
    <w:rsid w:val="008A23E0"/>
    <w:rsid w:val="008A276F"/>
    <w:rsid w:val="008A51BB"/>
    <w:rsid w:val="008A555B"/>
    <w:rsid w:val="008A589A"/>
    <w:rsid w:val="008A5EB4"/>
    <w:rsid w:val="008B0312"/>
    <w:rsid w:val="008B0830"/>
    <w:rsid w:val="008B1BA8"/>
    <w:rsid w:val="008B2A83"/>
    <w:rsid w:val="008B40F5"/>
    <w:rsid w:val="008B472E"/>
    <w:rsid w:val="008B7282"/>
    <w:rsid w:val="008B756E"/>
    <w:rsid w:val="008B7AC1"/>
    <w:rsid w:val="008B7B1D"/>
    <w:rsid w:val="008C01BC"/>
    <w:rsid w:val="008C06D4"/>
    <w:rsid w:val="008C1268"/>
    <w:rsid w:val="008C1560"/>
    <w:rsid w:val="008C3FAB"/>
    <w:rsid w:val="008C4A29"/>
    <w:rsid w:val="008C5729"/>
    <w:rsid w:val="008C5EDE"/>
    <w:rsid w:val="008C6091"/>
    <w:rsid w:val="008C6AAD"/>
    <w:rsid w:val="008C7577"/>
    <w:rsid w:val="008D07F0"/>
    <w:rsid w:val="008D08E7"/>
    <w:rsid w:val="008D14D4"/>
    <w:rsid w:val="008D2B7A"/>
    <w:rsid w:val="008D38AC"/>
    <w:rsid w:val="008D3D4C"/>
    <w:rsid w:val="008D482B"/>
    <w:rsid w:val="008D4F18"/>
    <w:rsid w:val="008D6AB2"/>
    <w:rsid w:val="008D7937"/>
    <w:rsid w:val="008D7C54"/>
    <w:rsid w:val="008E00F3"/>
    <w:rsid w:val="008E0F9F"/>
    <w:rsid w:val="008E1B72"/>
    <w:rsid w:val="008E315A"/>
    <w:rsid w:val="008E3555"/>
    <w:rsid w:val="008E365E"/>
    <w:rsid w:val="008E371B"/>
    <w:rsid w:val="008E3FE8"/>
    <w:rsid w:val="008E521C"/>
    <w:rsid w:val="008E66B7"/>
    <w:rsid w:val="008E6AB7"/>
    <w:rsid w:val="008E752D"/>
    <w:rsid w:val="008F0190"/>
    <w:rsid w:val="008F2008"/>
    <w:rsid w:val="008F2205"/>
    <w:rsid w:val="008F348D"/>
    <w:rsid w:val="008F3B43"/>
    <w:rsid w:val="008F55F2"/>
    <w:rsid w:val="008F5EAA"/>
    <w:rsid w:val="008F62EF"/>
    <w:rsid w:val="008F6EE3"/>
    <w:rsid w:val="008F75F2"/>
    <w:rsid w:val="009007C9"/>
    <w:rsid w:val="00901408"/>
    <w:rsid w:val="00902D70"/>
    <w:rsid w:val="00903208"/>
    <w:rsid w:val="00904282"/>
    <w:rsid w:val="009044BB"/>
    <w:rsid w:val="00905159"/>
    <w:rsid w:val="009052AE"/>
    <w:rsid w:val="0091227F"/>
    <w:rsid w:val="00912A61"/>
    <w:rsid w:val="00914539"/>
    <w:rsid w:val="00914B01"/>
    <w:rsid w:val="00914E28"/>
    <w:rsid w:val="009150B0"/>
    <w:rsid w:val="00915859"/>
    <w:rsid w:val="00924763"/>
    <w:rsid w:val="00924DD6"/>
    <w:rsid w:val="009253C6"/>
    <w:rsid w:val="009258CF"/>
    <w:rsid w:val="00926FD4"/>
    <w:rsid w:val="009273FA"/>
    <w:rsid w:val="00927918"/>
    <w:rsid w:val="00930931"/>
    <w:rsid w:val="00931100"/>
    <w:rsid w:val="00932365"/>
    <w:rsid w:val="0093265C"/>
    <w:rsid w:val="00937956"/>
    <w:rsid w:val="00937A80"/>
    <w:rsid w:val="009401EE"/>
    <w:rsid w:val="00940593"/>
    <w:rsid w:val="00940763"/>
    <w:rsid w:val="00940B7C"/>
    <w:rsid w:val="009429DF"/>
    <w:rsid w:val="009457BD"/>
    <w:rsid w:val="00945837"/>
    <w:rsid w:val="00946877"/>
    <w:rsid w:val="00947BB7"/>
    <w:rsid w:val="00951672"/>
    <w:rsid w:val="009520ED"/>
    <w:rsid w:val="00952609"/>
    <w:rsid w:val="00952C0F"/>
    <w:rsid w:val="009536B1"/>
    <w:rsid w:val="00955AFC"/>
    <w:rsid w:val="00955B6D"/>
    <w:rsid w:val="009568CE"/>
    <w:rsid w:val="009570EA"/>
    <w:rsid w:val="00957238"/>
    <w:rsid w:val="009579F4"/>
    <w:rsid w:val="0096000C"/>
    <w:rsid w:val="009609CE"/>
    <w:rsid w:val="00960A68"/>
    <w:rsid w:val="009614EF"/>
    <w:rsid w:val="009653E9"/>
    <w:rsid w:val="009665E6"/>
    <w:rsid w:val="00967A42"/>
    <w:rsid w:val="0097065C"/>
    <w:rsid w:val="00971C65"/>
    <w:rsid w:val="00971EA4"/>
    <w:rsid w:val="00972B34"/>
    <w:rsid w:val="0097312F"/>
    <w:rsid w:val="00976201"/>
    <w:rsid w:val="00976B41"/>
    <w:rsid w:val="00976BD5"/>
    <w:rsid w:val="00977052"/>
    <w:rsid w:val="0098041E"/>
    <w:rsid w:val="00981775"/>
    <w:rsid w:val="009824A1"/>
    <w:rsid w:val="009827AA"/>
    <w:rsid w:val="0098492C"/>
    <w:rsid w:val="00984CB6"/>
    <w:rsid w:val="0098511F"/>
    <w:rsid w:val="00986865"/>
    <w:rsid w:val="00986E0B"/>
    <w:rsid w:val="00991148"/>
    <w:rsid w:val="00991DB8"/>
    <w:rsid w:val="0099239E"/>
    <w:rsid w:val="009926A5"/>
    <w:rsid w:val="009942D1"/>
    <w:rsid w:val="00995634"/>
    <w:rsid w:val="0099694D"/>
    <w:rsid w:val="0099767D"/>
    <w:rsid w:val="0099777C"/>
    <w:rsid w:val="009A0AB1"/>
    <w:rsid w:val="009A1D87"/>
    <w:rsid w:val="009A2FBB"/>
    <w:rsid w:val="009A4734"/>
    <w:rsid w:val="009A5C65"/>
    <w:rsid w:val="009A616C"/>
    <w:rsid w:val="009A7B00"/>
    <w:rsid w:val="009B0328"/>
    <w:rsid w:val="009B04C7"/>
    <w:rsid w:val="009B09CC"/>
    <w:rsid w:val="009B14EF"/>
    <w:rsid w:val="009B223A"/>
    <w:rsid w:val="009B2CC0"/>
    <w:rsid w:val="009B2D20"/>
    <w:rsid w:val="009B4560"/>
    <w:rsid w:val="009B55F2"/>
    <w:rsid w:val="009B59AF"/>
    <w:rsid w:val="009B5A4A"/>
    <w:rsid w:val="009B62E5"/>
    <w:rsid w:val="009B721F"/>
    <w:rsid w:val="009C0133"/>
    <w:rsid w:val="009C0D16"/>
    <w:rsid w:val="009C12C8"/>
    <w:rsid w:val="009C2D17"/>
    <w:rsid w:val="009C3ECB"/>
    <w:rsid w:val="009C721B"/>
    <w:rsid w:val="009C7300"/>
    <w:rsid w:val="009C7764"/>
    <w:rsid w:val="009C7CBE"/>
    <w:rsid w:val="009D1527"/>
    <w:rsid w:val="009D1921"/>
    <w:rsid w:val="009D3408"/>
    <w:rsid w:val="009D3E9C"/>
    <w:rsid w:val="009D44D9"/>
    <w:rsid w:val="009D4D9B"/>
    <w:rsid w:val="009D578D"/>
    <w:rsid w:val="009D59B9"/>
    <w:rsid w:val="009D63E1"/>
    <w:rsid w:val="009E2869"/>
    <w:rsid w:val="009E6F01"/>
    <w:rsid w:val="009F03C8"/>
    <w:rsid w:val="009F133C"/>
    <w:rsid w:val="009F1410"/>
    <w:rsid w:val="009F163F"/>
    <w:rsid w:val="009F23B4"/>
    <w:rsid w:val="009F2B4E"/>
    <w:rsid w:val="009F2BCD"/>
    <w:rsid w:val="009F2CB4"/>
    <w:rsid w:val="009F3F2A"/>
    <w:rsid w:val="009F44B9"/>
    <w:rsid w:val="009F582C"/>
    <w:rsid w:val="009F5BC3"/>
    <w:rsid w:val="009F7968"/>
    <w:rsid w:val="009F7F44"/>
    <w:rsid w:val="00A03122"/>
    <w:rsid w:val="00A031E4"/>
    <w:rsid w:val="00A03AA6"/>
    <w:rsid w:val="00A042CC"/>
    <w:rsid w:val="00A118AA"/>
    <w:rsid w:val="00A135D0"/>
    <w:rsid w:val="00A15CC3"/>
    <w:rsid w:val="00A1785D"/>
    <w:rsid w:val="00A17B0E"/>
    <w:rsid w:val="00A20CB3"/>
    <w:rsid w:val="00A20F03"/>
    <w:rsid w:val="00A255DC"/>
    <w:rsid w:val="00A2596B"/>
    <w:rsid w:val="00A26686"/>
    <w:rsid w:val="00A27710"/>
    <w:rsid w:val="00A27E31"/>
    <w:rsid w:val="00A301EF"/>
    <w:rsid w:val="00A31C14"/>
    <w:rsid w:val="00A32A42"/>
    <w:rsid w:val="00A33E9F"/>
    <w:rsid w:val="00A3462D"/>
    <w:rsid w:val="00A35FE4"/>
    <w:rsid w:val="00A36786"/>
    <w:rsid w:val="00A41827"/>
    <w:rsid w:val="00A41E3B"/>
    <w:rsid w:val="00A42C69"/>
    <w:rsid w:val="00A43E47"/>
    <w:rsid w:val="00A43FC8"/>
    <w:rsid w:val="00A44510"/>
    <w:rsid w:val="00A46204"/>
    <w:rsid w:val="00A4640B"/>
    <w:rsid w:val="00A477D0"/>
    <w:rsid w:val="00A515E4"/>
    <w:rsid w:val="00A53465"/>
    <w:rsid w:val="00A535A0"/>
    <w:rsid w:val="00A54060"/>
    <w:rsid w:val="00A542F9"/>
    <w:rsid w:val="00A54E89"/>
    <w:rsid w:val="00A55534"/>
    <w:rsid w:val="00A60530"/>
    <w:rsid w:val="00A620BC"/>
    <w:rsid w:val="00A62677"/>
    <w:rsid w:val="00A6524D"/>
    <w:rsid w:val="00A66020"/>
    <w:rsid w:val="00A661E6"/>
    <w:rsid w:val="00A6633C"/>
    <w:rsid w:val="00A71A9F"/>
    <w:rsid w:val="00A721E4"/>
    <w:rsid w:val="00A73DEF"/>
    <w:rsid w:val="00A74264"/>
    <w:rsid w:val="00A74AF7"/>
    <w:rsid w:val="00A763A3"/>
    <w:rsid w:val="00A76FB3"/>
    <w:rsid w:val="00A80A61"/>
    <w:rsid w:val="00A80F47"/>
    <w:rsid w:val="00A81C9B"/>
    <w:rsid w:val="00A83F62"/>
    <w:rsid w:val="00A848AC"/>
    <w:rsid w:val="00A852EB"/>
    <w:rsid w:val="00A85D86"/>
    <w:rsid w:val="00A86098"/>
    <w:rsid w:val="00A90C53"/>
    <w:rsid w:val="00A90F35"/>
    <w:rsid w:val="00A92CCD"/>
    <w:rsid w:val="00A92DBF"/>
    <w:rsid w:val="00A935CA"/>
    <w:rsid w:val="00A93913"/>
    <w:rsid w:val="00A9408A"/>
    <w:rsid w:val="00A94BE7"/>
    <w:rsid w:val="00A955D7"/>
    <w:rsid w:val="00A95953"/>
    <w:rsid w:val="00A9639C"/>
    <w:rsid w:val="00A967A8"/>
    <w:rsid w:val="00A968BC"/>
    <w:rsid w:val="00A97C42"/>
    <w:rsid w:val="00AA06BD"/>
    <w:rsid w:val="00AA0AD5"/>
    <w:rsid w:val="00AA27F2"/>
    <w:rsid w:val="00AA2B15"/>
    <w:rsid w:val="00AA3808"/>
    <w:rsid w:val="00AA3B12"/>
    <w:rsid w:val="00AA4B96"/>
    <w:rsid w:val="00AA4DAD"/>
    <w:rsid w:val="00AA5DED"/>
    <w:rsid w:val="00AA6098"/>
    <w:rsid w:val="00AA682E"/>
    <w:rsid w:val="00AA7F7D"/>
    <w:rsid w:val="00AB0AA5"/>
    <w:rsid w:val="00AB17F7"/>
    <w:rsid w:val="00AB1EA3"/>
    <w:rsid w:val="00AB2001"/>
    <w:rsid w:val="00AB28A8"/>
    <w:rsid w:val="00AB399E"/>
    <w:rsid w:val="00AB4D39"/>
    <w:rsid w:val="00AB5ADC"/>
    <w:rsid w:val="00AB75CD"/>
    <w:rsid w:val="00AC070C"/>
    <w:rsid w:val="00AC08F0"/>
    <w:rsid w:val="00AC0BA6"/>
    <w:rsid w:val="00AC12BB"/>
    <w:rsid w:val="00AC15DF"/>
    <w:rsid w:val="00AC31AC"/>
    <w:rsid w:val="00AC7A15"/>
    <w:rsid w:val="00AC7B0F"/>
    <w:rsid w:val="00AD0129"/>
    <w:rsid w:val="00AD1884"/>
    <w:rsid w:val="00AD20B6"/>
    <w:rsid w:val="00AD25AB"/>
    <w:rsid w:val="00AD2B8D"/>
    <w:rsid w:val="00AD33FA"/>
    <w:rsid w:val="00AD3C35"/>
    <w:rsid w:val="00AD59CD"/>
    <w:rsid w:val="00AD5B75"/>
    <w:rsid w:val="00AD5FA7"/>
    <w:rsid w:val="00AD6808"/>
    <w:rsid w:val="00AD68F8"/>
    <w:rsid w:val="00AD6EB0"/>
    <w:rsid w:val="00AD70EB"/>
    <w:rsid w:val="00AD7209"/>
    <w:rsid w:val="00AE0A7F"/>
    <w:rsid w:val="00AE28E1"/>
    <w:rsid w:val="00AE2C8B"/>
    <w:rsid w:val="00AE2D05"/>
    <w:rsid w:val="00AE348D"/>
    <w:rsid w:val="00AE4948"/>
    <w:rsid w:val="00AE6CF4"/>
    <w:rsid w:val="00AE7E7D"/>
    <w:rsid w:val="00AE7EEF"/>
    <w:rsid w:val="00AF1EB2"/>
    <w:rsid w:val="00AF2621"/>
    <w:rsid w:val="00AF302F"/>
    <w:rsid w:val="00AF3972"/>
    <w:rsid w:val="00AF4245"/>
    <w:rsid w:val="00AF4BE3"/>
    <w:rsid w:val="00AF5F18"/>
    <w:rsid w:val="00AF63F7"/>
    <w:rsid w:val="00AF658D"/>
    <w:rsid w:val="00AF7956"/>
    <w:rsid w:val="00AF7A91"/>
    <w:rsid w:val="00B01D35"/>
    <w:rsid w:val="00B01E1A"/>
    <w:rsid w:val="00B0244B"/>
    <w:rsid w:val="00B02B9D"/>
    <w:rsid w:val="00B02D4A"/>
    <w:rsid w:val="00B03807"/>
    <w:rsid w:val="00B0548D"/>
    <w:rsid w:val="00B058E7"/>
    <w:rsid w:val="00B062C3"/>
    <w:rsid w:val="00B0798E"/>
    <w:rsid w:val="00B11C8B"/>
    <w:rsid w:val="00B13C37"/>
    <w:rsid w:val="00B14DEF"/>
    <w:rsid w:val="00B210C1"/>
    <w:rsid w:val="00B21CF4"/>
    <w:rsid w:val="00B21FF0"/>
    <w:rsid w:val="00B23081"/>
    <w:rsid w:val="00B2399E"/>
    <w:rsid w:val="00B24102"/>
    <w:rsid w:val="00B24ECA"/>
    <w:rsid w:val="00B24F69"/>
    <w:rsid w:val="00B2626A"/>
    <w:rsid w:val="00B267EF"/>
    <w:rsid w:val="00B30069"/>
    <w:rsid w:val="00B30F34"/>
    <w:rsid w:val="00B310CF"/>
    <w:rsid w:val="00B3131D"/>
    <w:rsid w:val="00B31FF6"/>
    <w:rsid w:val="00B32091"/>
    <w:rsid w:val="00B337D7"/>
    <w:rsid w:val="00B354FC"/>
    <w:rsid w:val="00B365AE"/>
    <w:rsid w:val="00B41E5B"/>
    <w:rsid w:val="00B42B89"/>
    <w:rsid w:val="00B431E4"/>
    <w:rsid w:val="00B434A6"/>
    <w:rsid w:val="00B43669"/>
    <w:rsid w:val="00B44A9A"/>
    <w:rsid w:val="00B462A3"/>
    <w:rsid w:val="00B46437"/>
    <w:rsid w:val="00B46B00"/>
    <w:rsid w:val="00B47F58"/>
    <w:rsid w:val="00B50693"/>
    <w:rsid w:val="00B50DDE"/>
    <w:rsid w:val="00B51B9C"/>
    <w:rsid w:val="00B53281"/>
    <w:rsid w:val="00B53395"/>
    <w:rsid w:val="00B540B8"/>
    <w:rsid w:val="00B54604"/>
    <w:rsid w:val="00B54E77"/>
    <w:rsid w:val="00B55266"/>
    <w:rsid w:val="00B561DE"/>
    <w:rsid w:val="00B56A31"/>
    <w:rsid w:val="00B56E61"/>
    <w:rsid w:val="00B57972"/>
    <w:rsid w:val="00B62C1B"/>
    <w:rsid w:val="00B6605F"/>
    <w:rsid w:val="00B6619E"/>
    <w:rsid w:val="00B6750D"/>
    <w:rsid w:val="00B71746"/>
    <w:rsid w:val="00B72899"/>
    <w:rsid w:val="00B731CE"/>
    <w:rsid w:val="00B73548"/>
    <w:rsid w:val="00B7426F"/>
    <w:rsid w:val="00B7543A"/>
    <w:rsid w:val="00B75E8A"/>
    <w:rsid w:val="00B7663E"/>
    <w:rsid w:val="00B76FFB"/>
    <w:rsid w:val="00B8013A"/>
    <w:rsid w:val="00B81A9C"/>
    <w:rsid w:val="00B83669"/>
    <w:rsid w:val="00B839DF"/>
    <w:rsid w:val="00B8498A"/>
    <w:rsid w:val="00B875AA"/>
    <w:rsid w:val="00B91A0E"/>
    <w:rsid w:val="00B91CCF"/>
    <w:rsid w:val="00B91E2E"/>
    <w:rsid w:val="00B92AC1"/>
    <w:rsid w:val="00B92FEA"/>
    <w:rsid w:val="00B93865"/>
    <w:rsid w:val="00B94F8B"/>
    <w:rsid w:val="00B9556A"/>
    <w:rsid w:val="00B97B2F"/>
    <w:rsid w:val="00BA2CD3"/>
    <w:rsid w:val="00BA4300"/>
    <w:rsid w:val="00BA4669"/>
    <w:rsid w:val="00BA47C2"/>
    <w:rsid w:val="00BA4A6F"/>
    <w:rsid w:val="00BA7EFC"/>
    <w:rsid w:val="00BB08D7"/>
    <w:rsid w:val="00BB27BD"/>
    <w:rsid w:val="00BB298A"/>
    <w:rsid w:val="00BB45EE"/>
    <w:rsid w:val="00BB4B17"/>
    <w:rsid w:val="00BB4C84"/>
    <w:rsid w:val="00BB54E3"/>
    <w:rsid w:val="00BB6305"/>
    <w:rsid w:val="00BB7BC9"/>
    <w:rsid w:val="00BC09AE"/>
    <w:rsid w:val="00BC2D8E"/>
    <w:rsid w:val="00BC3939"/>
    <w:rsid w:val="00BC3E74"/>
    <w:rsid w:val="00BC5DC0"/>
    <w:rsid w:val="00BC61D8"/>
    <w:rsid w:val="00BC6381"/>
    <w:rsid w:val="00BC6648"/>
    <w:rsid w:val="00BC70D2"/>
    <w:rsid w:val="00BD0094"/>
    <w:rsid w:val="00BD1419"/>
    <w:rsid w:val="00BD225E"/>
    <w:rsid w:val="00BD2555"/>
    <w:rsid w:val="00BD25DC"/>
    <w:rsid w:val="00BD2E35"/>
    <w:rsid w:val="00BD388F"/>
    <w:rsid w:val="00BD3A8E"/>
    <w:rsid w:val="00BD7996"/>
    <w:rsid w:val="00BE21B9"/>
    <w:rsid w:val="00BE2D4F"/>
    <w:rsid w:val="00BE39E1"/>
    <w:rsid w:val="00BE3DB9"/>
    <w:rsid w:val="00BE58EE"/>
    <w:rsid w:val="00BE626C"/>
    <w:rsid w:val="00BE64AD"/>
    <w:rsid w:val="00BE7606"/>
    <w:rsid w:val="00BE7947"/>
    <w:rsid w:val="00BF0A7B"/>
    <w:rsid w:val="00BF0E33"/>
    <w:rsid w:val="00BF1646"/>
    <w:rsid w:val="00BF1849"/>
    <w:rsid w:val="00BF311C"/>
    <w:rsid w:val="00BF5FEB"/>
    <w:rsid w:val="00BF71AF"/>
    <w:rsid w:val="00C00706"/>
    <w:rsid w:val="00C00A00"/>
    <w:rsid w:val="00C01233"/>
    <w:rsid w:val="00C012F0"/>
    <w:rsid w:val="00C01595"/>
    <w:rsid w:val="00C02CED"/>
    <w:rsid w:val="00C03950"/>
    <w:rsid w:val="00C0524B"/>
    <w:rsid w:val="00C1034B"/>
    <w:rsid w:val="00C1051F"/>
    <w:rsid w:val="00C11B30"/>
    <w:rsid w:val="00C1264A"/>
    <w:rsid w:val="00C14A0C"/>
    <w:rsid w:val="00C14BFC"/>
    <w:rsid w:val="00C16BAA"/>
    <w:rsid w:val="00C16D07"/>
    <w:rsid w:val="00C16E62"/>
    <w:rsid w:val="00C1705A"/>
    <w:rsid w:val="00C20962"/>
    <w:rsid w:val="00C20EDB"/>
    <w:rsid w:val="00C2148D"/>
    <w:rsid w:val="00C22278"/>
    <w:rsid w:val="00C227C3"/>
    <w:rsid w:val="00C22FE1"/>
    <w:rsid w:val="00C244CA"/>
    <w:rsid w:val="00C249DF"/>
    <w:rsid w:val="00C24D69"/>
    <w:rsid w:val="00C26677"/>
    <w:rsid w:val="00C26747"/>
    <w:rsid w:val="00C279DE"/>
    <w:rsid w:val="00C27E22"/>
    <w:rsid w:val="00C30A5A"/>
    <w:rsid w:val="00C32257"/>
    <w:rsid w:val="00C33625"/>
    <w:rsid w:val="00C33EE1"/>
    <w:rsid w:val="00C34859"/>
    <w:rsid w:val="00C34A8C"/>
    <w:rsid w:val="00C352D7"/>
    <w:rsid w:val="00C364B6"/>
    <w:rsid w:val="00C40D3C"/>
    <w:rsid w:val="00C41283"/>
    <w:rsid w:val="00C41A78"/>
    <w:rsid w:val="00C42DF6"/>
    <w:rsid w:val="00C44005"/>
    <w:rsid w:val="00C4427B"/>
    <w:rsid w:val="00C44295"/>
    <w:rsid w:val="00C46A93"/>
    <w:rsid w:val="00C47171"/>
    <w:rsid w:val="00C4777C"/>
    <w:rsid w:val="00C509C0"/>
    <w:rsid w:val="00C50FAA"/>
    <w:rsid w:val="00C50FD5"/>
    <w:rsid w:val="00C521B5"/>
    <w:rsid w:val="00C52C3B"/>
    <w:rsid w:val="00C5307D"/>
    <w:rsid w:val="00C5593D"/>
    <w:rsid w:val="00C55EF4"/>
    <w:rsid w:val="00C566AB"/>
    <w:rsid w:val="00C57142"/>
    <w:rsid w:val="00C575E9"/>
    <w:rsid w:val="00C576E7"/>
    <w:rsid w:val="00C6008A"/>
    <w:rsid w:val="00C61BD1"/>
    <w:rsid w:val="00C62745"/>
    <w:rsid w:val="00C62D22"/>
    <w:rsid w:val="00C62DEF"/>
    <w:rsid w:val="00C634D1"/>
    <w:rsid w:val="00C63EA4"/>
    <w:rsid w:val="00C63ED1"/>
    <w:rsid w:val="00C655BC"/>
    <w:rsid w:val="00C6569A"/>
    <w:rsid w:val="00C66E4C"/>
    <w:rsid w:val="00C6780D"/>
    <w:rsid w:val="00C70D10"/>
    <w:rsid w:val="00C7436D"/>
    <w:rsid w:val="00C747E5"/>
    <w:rsid w:val="00C74C66"/>
    <w:rsid w:val="00C80159"/>
    <w:rsid w:val="00C8048A"/>
    <w:rsid w:val="00C824C1"/>
    <w:rsid w:val="00C827DD"/>
    <w:rsid w:val="00C82970"/>
    <w:rsid w:val="00C84003"/>
    <w:rsid w:val="00C90136"/>
    <w:rsid w:val="00C90351"/>
    <w:rsid w:val="00C91F7E"/>
    <w:rsid w:val="00C927BA"/>
    <w:rsid w:val="00C92865"/>
    <w:rsid w:val="00C93582"/>
    <w:rsid w:val="00C94275"/>
    <w:rsid w:val="00C94963"/>
    <w:rsid w:val="00C96754"/>
    <w:rsid w:val="00CA09A5"/>
    <w:rsid w:val="00CA10ED"/>
    <w:rsid w:val="00CA27BB"/>
    <w:rsid w:val="00CA3125"/>
    <w:rsid w:val="00CA55BE"/>
    <w:rsid w:val="00CA668F"/>
    <w:rsid w:val="00CA68D1"/>
    <w:rsid w:val="00CA6B52"/>
    <w:rsid w:val="00CB019B"/>
    <w:rsid w:val="00CB06B4"/>
    <w:rsid w:val="00CB1240"/>
    <w:rsid w:val="00CB196E"/>
    <w:rsid w:val="00CB2702"/>
    <w:rsid w:val="00CB275F"/>
    <w:rsid w:val="00CB3A62"/>
    <w:rsid w:val="00CB4AF7"/>
    <w:rsid w:val="00CB4B58"/>
    <w:rsid w:val="00CB507A"/>
    <w:rsid w:val="00CB6B59"/>
    <w:rsid w:val="00CB75F7"/>
    <w:rsid w:val="00CB7CF7"/>
    <w:rsid w:val="00CC0796"/>
    <w:rsid w:val="00CC2A04"/>
    <w:rsid w:val="00CC4B71"/>
    <w:rsid w:val="00CC576F"/>
    <w:rsid w:val="00CC71B7"/>
    <w:rsid w:val="00CC7619"/>
    <w:rsid w:val="00CC776B"/>
    <w:rsid w:val="00CC7E18"/>
    <w:rsid w:val="00CD4316"/>
    <w:rsid w:val="00CD4628"/>
    <w:rsid w:val="00CD65C5"/>
    <w:rsid w:val="00CD6731"/>
    <w:rsid w:val="00CE0A14"/>
    <w:rsid w:val="00CE0B57"/>
    <w:rsid w:val="00CE17A6"/>
    <w:rsid w:val="00CE3581"/>
    <w:rsid w:val="00CE418B"/>
    <w:rsid w:val="00CE519A"/>
    <w:rsid w:val="00CE5A35"/>
    <w:rsid w:val="00CE70A3"/>
    <w:rsid w:val="00CF0566"/>
    <w:rsid w:val="00CF0EB5"/>
    <w:rsid w:val="00CF0FF0"/>
    <w:rsid w:val="00CF1005"/>
    <w:rsid w:val="00CF1BC3"/>
    <w:rsid w:val="00CF3A99"/>
    <w:rsid w:val="00CF53DE"/>
    <w:rsid w:val="00CF56B8"/>
    <w:rsid w:val="00CF6AC5"/>
    <w:rsid w:val="00CF74AB"/>
    <w:rsid w:val="00CF7D60"/>
    <w:rsid w:val="00D00F95"/>
    <w:rsid w:val="00D0111B"/>
    <w:rsid w:val="00D049BC"/>
    <w:rsid w:val="00D05BF7"/>
    <w:rsid w:val="00D066EA"/>
    <w:rsid w:val="00D06A75"/>
    <w:rsid w:val="00D07267"/>
    <w:rsid w:val="00D079AF"/>
    <w:rsid w:val="00D10226"/>
    <w:rsid w:val="00D10A9F"/>
    <w:rsid w:val="00D11419"/>
    <w:rsid w:val="00D11D7D"/>
    <w:rsid w:val="00D121DC"/>
    <w:rsid w:val="00D125BB"/>
    <w:rsid w:val="00D1343C"/>
    <w:rsid w:val="00D14932"/>
    <w:rsid w:val="00D14AAA"/>
    <w:rsid w:val="00D17E2D"/>
    <w:rsid w:val="00D20B2D"/>
    <w:rsid w:val="00D23689"/>
    <w:rsid w:val="00D2376F"/>
    <w:rsid w:val="00D2453E"/>
    <w:rsid w:val="00D248FB"/>
    <w:rsid w:val="00D27215"/>
    <w:rsid w:val="00D276EE"/>
    <w:rsid w:val="00D2795B"/>
    <w:rsid w:val="00D27E7E"/>
    <w:rsid w:val="00D30476"/>
    <w:rsid w:val="00D3113C"/>
    <w:rsid w:val="00D32888"/>
    <w:rsid w:val="00D333EC"/>
    <w:rsid w:val="00D33576"/>
    <w:rsid w:val="00D33D98"/>
    <w:rsid w:val="00D33EB5"/>
    <w:rsid w:val="00D3528D"/>
    <w:rsid w:val="00D35980"/>
    <w:rsid w:val="00D35BF0"/>
    <w:rsid w:val="00D35EEA"/>
    <w:rsid w:val="00D36A0F"/>
    <w:rsid w:val="00D412CF"/>
    <w:rsid w:val="00D43480"/>
    <w:rsid w:val="00D447F9"/>
    <w:rsid w:val="00D45288"/>
    <w:rsid w:val="00D45E30"/>
    <w:rsid w:val="00D45FCC"/>
    <w:rsid w:val="00D5141C"/>
    <w:rsid w:val="00D51A03"/>
    <w:rsid w:val="00D51A46"/>
    <w:rsid w:val="00D53B4D"/>
    <w:rsid w:val="00D550D2"/>
    <w:rsid w:val="00D55803"/>
    <w:rsid w:val="00D5598E"/>
    <w:rsid w:val="00D57002"/>
    <w:rsid w:val="00D579AC"/>
    <w:rsid w:val="00D6026B"/>
    <w:rsid w:val="00D612BA"/>
    <w:rsid w:val="00D62586"/>
    <w:rsid w:val="00D62CEC"/>
    <w:rsid w:val="00D64CE0"/>
    <w:rsid w:val="00D66E46"/>
    <w:rsid w:val="00D6769D"/>
    <w:rsid w:val="00D7044B"/>
    <w:rsid w:val="00D70597"/>
    <w:rsid w:val="00D71CD3"/>
    <w:rsid w:val="00D71CEE"/>
    <w:rsid w:val="00D75E9F"/>
    <w:rsid w:val="00D7625A"/>
    <w:rsid w:val="00D76D1B"/>
    <w:rsid w:val="00D77066"/>
    <w:rsid w:val="00D80339"/>
    <w:rsid w:val="00D804F5"/>
    <w:rsid w:val="00D828B7"/>
    <w:rsid w:val="00D84BE9"/>
    <w:rsid w:val="00D85178"/>
    <w:rsid w:val="00D85A80"/>
    <w:rsid w:val="00D85CA2"/>
    <w:rsid w:val="00D920D4"/>
    <w:rsid w:val="00D92423"/>
    <w:rsid w:val="00D94DB0"/>
    <w:rsid w:val="00D94EE4"/>
    <w:rsid w:val="00D95B52"/>
    <w:rsid w:val="00D965F6"/>
    <w:rsid w:val="00D975F4"/>
    <w:rsid w:val="00D97F10"/>
    <w:rsid w:val="00DA122B"/>
    <w:rsid w:val="00DA255B"/>
    <w:rsid w:val="00DA2BDB"/>
    <w:rsid w:val="00DA387B"/>
    <w:rsid w:val="00DA5454"/>
    <w:rsid w:val="00DA5637"/>
    <w:rsid w:val="00DA5FD8"/>
    <w:rsid w:val="00DA6382"/>
    <w:rsid w:val="00DA75CE"/>
    <w:rsid w:val="00DA770F"/>
    <w:rsid w:val="00DB0874"/>
    <w:rsid w:val="00DB0E93"/>
    <w:rsid w:val="00DB13CB"/>
    <w:rsid w:val="00DB362B"/>
    <w:rsid w:val="00DB42C9"/>
    <w:rsid w:val="00DB44F3"/>
    <w:rsid w:val="00DB4CBD"/>
    <w:rsid w:val="00DB655D"/>
    <w:rsid w:val="00DB65D8"/>
    <w:rsid w:val="00DB74BF"/>
    <w:rsid w:val="00DC46A8"/>
    <w:rsid w:val="00DC521E"/>
    <w:rsid w:val="00DC5C21"/>
    <w:rsid w:val="00DC6DAD"/>
    <w:rsid w:val="00DD2ACE"/>
    <w:rsid w:val="00DD366B"/>
    <w:rsid w:val="00DD3933"/>
    <w:rsid w:val="00DD3FB1"/>
    <w:rsid w:val="00DD5726"/>
    <w:rsid w:val="00DD700F"/>
    <w:rsid w:val="00DE0604"/>
    <w:rsid w:val="00DE0FCD"/>
    <w:rsid w:val="00DE29DF"/>
    <w:rsid w:val="00DE30BF"/>
    <w:rsid w:val="00DE3142"/>
    <w:rsid w:val="00DE378A"/>
    <w:rsid w:val="00DE4028"/>
    <w:rsid w:val="00DE4E43"/>
    <w:rsid w:val="00DE64E5"/>
    <w:rsid w:val="00DE676C"/>
    <w:rsid w:val="00DE79DB"/>
    <w:rsid w:val="00DF022D"/>
    <w:rsid w:val="00DF2186"/>
    <w:rsid w:val="00DF392C"/>
    <w:rsid w:val="00DF4D5C"/>
    <w:rsid w:val="00DF65A4"/>
    <w:rsid w:val="00DF6766"/>
    <w:rsid w:val="00E00BED"/>
    <w:rsid w:val="00E00E7B"/>
    <w:rsid w:val="00E00F7A"/>
    <w:rsid w:val="00E018B5"/>
    <w:rsid w:val="00E01A39"/>
    <w:rsid w:val="00E02ED9"/>
    <w:rsid w:val="00E04999"/>
    <w:rsid w:val="00E07415"/>
    <w:rsid w:val="00E07CBC"/>
    <w:rsid w:val="00E1074F"/>
    <w:rsid w:val="00E10A31"/>
    <w:rsid w:val="00E10F9C"/>
    <w:rsid w:val="00E11CD9"/>
    <w:rsid w:val="00E1283A"/>
    <w:rsid w:val="00E14324"/>
    <w:rsid w:val="00E14E5B"/>
    <w:rsid w:val="00E150AA"/>
    <w:rsid w:val="00E1578E"/>
    <w:rsid w:val="00E1647B"/>
    <w:rsid w:val="00E16C58"/>
    <w:rsid w:val="00E1780F"/>
    <w:rsid w:val="00E17DED"/>
    <w:rsid w:val="00E201F2"/>
    <w:rsid w:val="00E23194"/>
    <w:rsid w:val="00E23327"/>
    <w:rsid w:val="00E23BC7"/>
    <w:rsid w:val="00E25456"/>
    <w:rsid w:val="00E2554A"/>
    <w:rsid w:val="00E27931"/>
    <w:rsid w:val="00E310C7"/>
    <w:rsid w:val="00E32432"/>
    <w:rsid w:val="00E3271A"/>
    <w:rsid w:val="00E339F1"/>
    <w:rsid w:val="00E34529"/>
    <w:rsid w:val="00E34765"/>
    <w:rsid w:val="00E34ABA"/>
    <w:rsid w:val="00E34E79"/>
    <w:rsid w:val="00E352B4"/>
    <w:rsid w:val="00E36356"/>
    <w:rsid w:val="00E366BA"/>
    <w:rsid w:val="00E3676D"/>
    <w:rsid w:val="00E368B4"/>
    <w:rsid w:val="00E3794C"/>
    <w:rsid w:val="00E40ABF"/>
    <w:rsid w:val="00E43088"/>
    <w:rsid w:val="00E43839"/>
    <w:rsid w:val="00E44B08"/>
    <w:rsid w:val="00E4625B"/>
    <w:rsid w:val="00E46DD0"/>
    <w:rsid w:val="00E4780C"/>
    <w:rsid w:val="00E5003B"/>
    <w:rsid w:val="00E527FF"/>
    <w:rsid w:val="00E52EAF"/>
    <w:rsid w:val="00E53582"/>
    <w:rsid w:val="00E53C05"/>
    <w:rsid w:val="00E54B33"/>
    <w:rsid w:val="00E555F2"/>
    <w:rsid w:val="00E561EE"/>
    <w:rsid w:val="00E60511"/>
    <w:rsid w:val="00E60CF0"/>
    <w:rsid w:val="00E60D39"/>
    <w:rsid w:val="00E60EC6"/>
    <w:rsid w:val="00E618AA"/>
    <w:rsid w:val="00E619AC"/>
    <w:rsid w:val="00E6269E"/>
    <w:rsid w:val="00E627ED"/>
    <w:rsid w:val="00E62A8D"/>
    <w:rsid w:val="00E63E7D"/>
    <w:rsid w:val="00E6409D"/>
    <w:rsid w:val="00E64290"/>
    <w:rsid w:val="00E66061"/>
    <w:rsid w:val="00E741C9"/>
    <w:rsid w:val="00E75386"/>
    <w:rsid w:val="00E754B1"/>
    <w:rsid w:val="00E75797"/>
    <w:rsid w:val="00E757A5"/>
    <w:rsid w:val="00E75D89"/>
    <w:rsid w:val="00E764EC"/>
    <w:rsid w:val="00E76ADE"/>
    <w:rsid w:val="00E778AE"/>
    <w:rsid w:val="00E80152"/>
    <w:rsid w:val="00E8084F"/>
    <w:rsid w:val="00E81726"/>
    <w:rsid w:val="00E84495"/>
    <w:rsid w:val="00E84BA2"/>
    <w:rsid w:val="00E8533D"/>
    <w:rsid w:val="00E855F2"/>
    <w:rsid w:val="00E85D84"/>
    <w:rsid w:val="00E86CDB"/>
    <w:rsid w:val="00E9114C"/>
    <w:rsid w:val="00E912CD"/>
    <w:rsid w:val="00E9199E"/>
    <w:rsid w:val="00E91A94"/>
    <w:rsid w:val="00E92957"/>
    <w:rsid w:val="00E936A3"/>
    <w:rsid w:val="00E94D50"/>
    <w:rsid w:val="00E95602"/>
    <w:rsid w:val="00E95714"/>
    <w:rsid w:val="00E96A64"/>
    <w:rsid w:val="00E973AB"/>
    <w:rsid w:val="00E973F2"/>
    <w:rsid w:val="00EA04F6"/>
    <w:rsid w:val="00EA0BD9"/>
    <w:rsid w:val="00EA1900"/>
    <w:rsid w:val="00EA2098"/>
    <w:rsid w:val="00EA256D"/>
    <w:rsid w:val="00EA295A"/>
    <w:rsid w:val="00EA2C43"/>
    <w:rsid w:val="00EA3429"/>
    <w:rsid w:val="00EA5D68"/>
    <w:rsid w:val="00EA7D66"/>
    <w:rsid w:val="00EB09D4"/>
    <w:rsid w:val="00EB24A6"/>
    <w:rsid w:val="00EB35DE"/>
    <w:rsid w:val="00EB371B"/>
    <w:rsid w:val="00EB46BF"/>
    <w:rsid w:val="00EB4EFF"/>
    <w:rsid w:val="00EB5AAD"/>
    <w:rsid w:val="00EB5DA2"/>
    <w:rsid w:val="00EC05EB"/>
    <w:rsid w:val="00EC409C"/>
    <w:rsid w:val="00EC456A"/>
    <w:rsid w:val="00EC539A"/>
    <w:rsid w:val="00EC63F9"/>
    <w:rsid w:val="00EC6767"/>
    <w:rsid w:val="00EC7CA4"/>
    <w:rsid w:val="00ED0961"/>
    <w:rsid w:val="00ED0A40"/>
    <w:rsid w:val="00ED24B6"/>
    <w:rsid w:val="00ED326D"/>
    <w:rsid w:val="00ED38F7"/>
    <w:rsid w:val="00ED3A3A"/>
    <w:rsid w:val="00ED48A2"/>
    <w:rsid w:val="00EE0957"/>
    <w:rsid w:val="00EE2C50"/>
    <w:rsid w:val="00EE3BB3"/>
    <w:rsid w:val="00EE46F2"/>
    <w:rsid w:val="00EE5299"/>
    <w:rsid w:val="00EE5FED"/>
    <w:rsid w:val="00EE730B"/>
    <w:rsid w:val="00EE7BB5"/>
    <w:rsid w:val="00EF0B15"/>
    <w:rsid w:val="00EF11D6"/>
    <w:rsid w:val="00EF138D"/>
    <w:rsid w:val="00EF4171"/>
    <w:rsid w:val="00EF60E0"/>
    <w:rsid w:val="00F00D65"/>
    <w:rsid w:val="00F0376D"/>
    <w:rsid w:val="00F0386C"/>
    <w:rsid w:val="00F03ECE"/>
    <w:rsid w:val="00F048D7"/>
    <w:rsid w:val="00F05412"/>
    <w:rsid w:val="00F1004E"/>
    <w:rsid w:val="00F10140"/>
    <w:rsid w:val="00F1073D"/>
    <w:rsid w:val="00F1134C"/>
    <w:rsid w:val="00F14058"/>
    <w:rsid w:val="00F16A53"/>
    <w:rsid w:val="00F1788A"/>
    <w:rsid w:val="00F23D87"/>
    <w:rsid w:val="00F24DC2"/>
    <w:rsid w:val="00F252F4"/>
    <w:rsid w:val="00F26C40"/>
    <w:rsid w:val="00F30434"/>
    <w:rsid w:val="00F311E1"/>
    <w:rsid w:val="00F3437C"/>
    <w:rsid w:val="00F3439A"/>
    <w:rsid w:val="00F34F11"/>
    <w:rsid w:val="00F374C2"/>
    <w:rsid w:val="00F37F2F"/>
    <w:rsid w:val="00F408FA"/>
    <w:rsid w:val="00F411E7"/>
    <w:rsid w:val="00F41D61"/>
    <w:rsid w:val="00F42D54"/>
    <w:rsid w:val="00F438B5"/>
    <w:rsid w:val="00F445B5"/>
    <w:rsid w:val="00F45AE7"/>
    <w:rsid w:val="00F45B93"/>
    <w:rsid w:val="00F465F5"/>
    <w:rsid w:val="00F501FC"/>
    <w:rsid w:val="00F51352"/>
    <w:rsid w:val="00F54206"/>
    <w:rsid w:val="00F54763"/>
    <w:rsid w:val="00F55739"/>
    <w:rsid w:val="00F5575E"/>
    <w:rsid w:val="00F56E3B"/>
    <w:rsid w:val="00F60909"/>
    <w:rsid w:val="00F60A0B"/>
    <w:rsid w:val="00F60D07"/>
    <w:rsid w:val="00F615F3"/>
    <w:rsid w:val="00F62F14"/>
    <w:rsid w:val="00F64201"/>
    <w:rsid w:val="00F6542B"/>
    <w:rsid w:val="00F66F2A"/>
    <w:rsid w:val="00F70726"/>
    <w:rsid w:val="00F71356"/>
    <w:rsid w:val="00F71793"/>
    <w:rsid w:val="00F71850"/>
    <w:rsid w:val="00F73396"/>
    <w:rsid w:val="00F767C8"/>
    <w:rsid w:val="00F77728"/>
    <w:rsid w:val="00F80AD6"/>
    <w:rsid w:val="00F82EAA"/>
    <w:rsid w:val="00F83269"/>
    <w:rsid w:val="00F832A2"/>
    <w:rsid w:val="00F84901"/>
    <w:rsid w:val="00F863EC"/>
    <w:rsid w:val="00F86EDF"/>
    <w:rsid w:val="00F87042"/>
    <w:rsid w:val="00F905EC"/>
    <w:rsid w:val="00F92927"/>
    <w:rsid w:val="00F92DBD"/>
    <w:rsid w:val="00F9558E"/>
    <w:rsid w:val="00F95692"/>
    <w:rsid w:val="00F95BD9"/>
    <w:rsid w:val="00F9607D"/>
    <w:rsid w:val="00F978D0"/>
    <w:rsid w:val="00F97CA4"/>
    <w:rsid w:val="00FA0055"/>
    <w:rsid w:val="00FA0506"/>
    <w:rsid w:val="00FA2346"/>
    <w:rsid w:val="00FA244F"/>
    <w:rsid w:val="00FA2C81"/>
    <w:rsid w:val="00FA3661"/>
    <w:rsid w:val="00FA5AB8"/>
    <w:rsid w:val="00FB08F7"/>
    <w:rsid w:val="00FB0BFC"/>
    <w:rsid w:val="00FB0F5A"/>
    <w:rsid w:val="00FB18CF"/>
    <w:rsid w:val="00FB1E1F"/>
    <w:rsid w:val="00FB37B9"/>
    <w:rsid w:val="00FB3865"/>
    <w:rsid w:val="00FB3EC6"/>
    <w:rsid w:val="00FB489C"/>
    <w:rsid w:val="00FB4E3B"/>
    <w:rsid w:val="00FB51DF"/>
    <w:rsid w:val="00FB5AF8"/>
    <w:rsid w:val="00FB641F"/>
    <w:rsid w:val="00FB7164"/>
    <w:rsid w:val="00FB783C"/>
    <w:rsid w:val="00FC0524"/>
    <w:rsid w:val="00FC0D45"/>
    <w:rsid w:val="00FC1386"/>
    <w:rsid w:val="00FC1A1B"/>
    <w:rsid w:val="00FC2115"/>
    <w:rsid w:val="00FC2CBE"/>
    <w:rsid w:val="00FC59D3"/>
    <w:rsid w:val="00FC5E8A"/>
    <w:rsid w:val="00FD05AD"/>
    <w:rsid w:val="00FD069F"/>
    <w:rsid w:val="00FD380F"/>
    <w:rsid w:val="00FD3C0D"/>
    <w:rsid w:val="00FD4AA2"/>
    <w:rsid w:val="00FD689E"/>
    <w:rsid w:val="00FD74B3"/>
    <w:rsid w:val="00FD77CB"/>
    <w:rsid w:val="00FE0667"/>
    <w:rsid w:val="00FE0A59"/>
    <w:rsid w:val="00FE175E"/>
    <w:rsid w:val="00FE3A86"/>
    <w:rsid w:val="00FE6912"/>
    <w:rsid w:val="00FE6C00"/>
    <w:rsid w:val="00FE73CA"/>
    <w:rsid w:val="00FE7CAF"/>
    <w:rsid w:val="00FF00C3"/>
    <w:rsid w:val="00FF2AFC"/>
    <w:rsid w:val="00FF37F4"/>
    <w:rsid w:val="00FF3E3B"/>
    <w:rsid w:val="00FF4991"/>
    <w:rsid w:val="00FF6C26"/>
    <w:rsid w:val="00FF6D2D"/>
    <w:rsid w:val="00FF7329"/>
    <w:rsid w:val="00FF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2033"/>
    <o:shapelayout v:ext="edit">
      <o:idmap v:ext="edit" data="1"/>
    </o:shapelayout>
  </w:shapeDefaults>
  <w:decimalSymbol w:val=","/>
  <w:listSeparator w:val=";"/>
  <w14:docId w14:val="2A4587D7"/>
  <w15:chartTrackingRefBased/>
  <w15:docId w15:val="{F625BC0C-3414-4C79-AE54-88819FC8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0FD7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A19"/>
    <w:pPr>
      <w:keepNext/>
      <w:keepLines/>
      <w:numPr>
        <w:numId w:val="7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522"/>
    <w:pPr>
      <w:keepNext/>
      <w:keepLines/>
      <w:numPr>
        <w:ilvl w:val="1"/>
        <w:numId w:val="7"/>
      </w:numPr>
      <w:spacing w:before="40" w:line="360" w:lineRule="auto"/>
      <w:outlineLvl w:val="1"/>
    </w:pPr>
    <w:rPr>
      <w:rFonts w:asciiTheme="majorHAnsi" w:eastAsiaTheme="majorEastAsia" w:hAnsiTheme="majorHAnsi" w:cstheme="majorHAns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01D35"/>
    <w:pPr>
      <w:keepNext/>
      <w:keepLines/>
      <w:numPr>
        <w:ilvl w:val="2"/>
        <w:numId w:val="7"/>
      </w:numPr>
      <w:spacing w:before="40" w:line="360" w:lineRule="auto"/>
      <w:jc w:val="both"/>
      <w:outlineLvl w:val="2"/>
    </w:pPr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11E1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7171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171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171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171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171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07A9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7A9"/>
  </w:style>
  <w:style w:type="paragraph" w:styleId="Footer">
    <w:name w:val="footer"/>
    <w:basedOn w:val="Normal"/>
    <w:link w:val="FooterChar"/>
    <w:uiPriority w:val="99"/>
    <w:unhideWhenUsed/>
    <w:rsid w:val="003207A9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7A9"/>
  </w:style>
  <w:style w:type="paragraph" w:customStyle="1" w:styleId="ENItesto">
    <w:name w:val="ENI testo"/>
    <w:basedOn w:val="PlainText"/>
    <w:link w:val="ENItestoCarattere"/>
    <w:qFormat/>
    <w:rsid w:val="00AC15DF"/>
    <w:pPr>
      <w:spacing w:after="120" w:line="312" w:lineRule="auto"/>
      <w:jc w:val="both"/>
    </w:pPr>
    <w:rPr>
      <w:rFonts w:ascii="Verdana" w:hAnsi="Verdana"/>
      <w:sz w:val="22"/>
      <w:szCs w:val="22"/>
    </w:rPr>
  </w:style>
  <w:style w:type="character" w:customStyle="1" w:styleId="ENItestoCarattere">
    <w:name w:val="ENI testo Carattere"/>
    <w:link w:val="ENItesto"/>
    <w:rsid w:val="00AC15DF"/>
    <w:rPr>
      <w:rFonts w:ascii="Verdana" w:eastAsia="Cambria" w:hAnsi="Verdana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C15DF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C15DF"/>
    <w:rPr>
      <w:rFonts w:ascii="Consolas" w:hAnsi="Consolas"/>
      <w:sz w:val="21"/>
      <w:szCs w:val="21"/>
    </w:rPr>
  </w:style>
  <w:style w:type="paragraph" w:customStyle="1" w:styleId="ENItitolo">
    <w:name w:val="ENI titolo"/>
    <w:basedOn w:val="Normal"/>
    <w:link w:val="ENItitoloCarattere"/>
    <w:qFormat/>
    <w:rsid w:val="00AC15DF"/>
    <w:pPr>
      <w:spacing w:after="360" w:line="290" w:lineRule="exact"/>
      <w:ind w:right="136"/>
      <w:contextualSpacing/>
    </w:pPr>
    <w:rPr>
      <w:rFonts w:ascii="Verdana" w:hAnsi="Verdana"/>
      <w:b/>
    </w:rPr>
  </w:style>
  <w:style w:type="paragraph" w:customStyle="1" w:styleId="ENIsottotitolo">
    <w:name w:val="ENI sottotitolo"/>
    <w:basedOn w:val="Normal"/>
    <w:link w:val="ENIsottotitoloCarattere"/>
    <w:qFormat/>
    <w:rsid w:val="00AC15DF"/>
    <w:pPr>
      <w:spacing w:before="200" w:after="120" w:line="312" w:lineRule="auto"/>
      <w:ind w:right="136"/>
      <w:jc w:val="both"/>
    </w:pPr>
    <w:rPr>
      <w:rFonts w:ascii="Verdana" w:hAnsi="Verdana"/>
      <w:b/>
    </w:rPr>
  </w:style>
  <w:style w:type="character" w:styleId="Hyperlink">
    <w:name w:val="Hyperlink"/>
    <w:uiPriority w:val="99"/>
    <w:unhideWhenUsed/>
    <w:rsid w:val="00AC15DF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15DF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C15DF"/>
  </w:style>
  <w:style w:type="character" w:customStyle="1" w:styleId="Heading1Char">
    <w:name w:val="Heading 1 Char"/>
    <w:basedOn w:val="DefaultParagraphFont"/>
    <w:link w:val="Heading1"/>
    <w:uiPriority w:val="9"/>
    <w:rsid w:val="00572A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427D0"/>
    <w:pPr>
      <w:outlineLvl w:val="9"/>
    </w:pPr>
    <w:rPr>
      <w:lang w:eastAsia="it-IT"/>
    </w:rPr>
  </w:style>
  <w:style w:type="paragraph" w:styleId="TOC2">
    <w:name w:val="toc 2"/>
    <w:basedOn w:val="TOC1"/>
    <w:next w:val="Normal"/>
    <w:autoRedefine/>
    <w:uiPriority w:val="39"/>
    <w:unhideWhenUsed/>
    <w:rsid w:val="00405C61"/>
    <w:pPr>
      <w:tabs>
        <w:tab w:val="left" w:pos="880"/>
        <w:tab w:val="right" w:leader="dot" w:pos="9854"/>
      </w:tabs>
      <w:ind w:left="221"/>
    </w:pPr>
  </w:style>
  <w:style w:type="paragraph" w:styleId="TOC1">
    <w:name w:val="toc 1"/>
    <w:basedOn w:val="ENItitolo"/>
    <w:next w:val="ENItesto"/>
    <w:autoRedefine/>
    <w:uiPriority w:val="39"/>
    <w:unhideWhenUsed/>
    <w:rsid w:val="00097F44"/>
    <w:pPr>
      <w:spacing w:after="120" w:line="312" w:lineRule="auto"/>
      <w:contextualSpacing w:val="0"/>
    </w:pPr>
    <w:rPr>
      <w:b w:val="0"/>
      <w:sz w:val="22"/>
    </w:rPr>
  </w:style>
  <w:style w:type="character" w:customStyle="1" w:styleId="ENIsottotitoloCarattere">
    <w:name w:val="ENI sottotitolo Carattere"/>
    <w:link w:val="ENIsottotitolo"/>
    <w:rsid w:val="00D920D4"/>
    <w:rPr>
      <w:rFonts w:ascii="Verdana" w:eastAsia="Cambria" w:hAnsi="Verdana" w:cs="Times New Roman"/>
      <w:b/>
      <w:sz w:val="24"/>
      <w:szCs w:val="24"/>
    </w:rPr>
  </w:style>
  <w:style w:type="character" w:customStyle="1" w:styleId="ENItitoloCarattere">
    <w:name w:val="ENI titolo Carattere"/>
    <w:link w:val="ENItitolo"/>
    <w:rsid w:val="00D920D4"/>
    <w:rPr>
      <w:rFonts w:ascii="Verdana" w:eastAsia="Cambria" w:hAnsi="Verdana" w:cs="Times New Roman"/>
      <w:b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D920D4"/>
    <w:pPr>
      <w:ind w:left="708"/>
    </w:pPr>
  </w:style>
  <w:style w:type="paragraph" w:customStyle="1" w:styleId="Enitestorientrato">
    <w:name w:val="Eni testo rientrato"/>
    <w:basedOn w:val="ENItesto"/>
    <w:link w:val="EnitestorientratoCarattere"/>
    <w:qFormat/>
    <w:rsid w:val="006B36BD"/>
    <w:pPr>
      <w:ind w:left="708"/>
    </w:pPr>
  </w:style>
  <w:style w:type="character" w:customStyle="1" w:styleId="EnitestorientratoCarattere">
    <w:name w:val="Eni testo rientrato Carattere"/>
    <w:link w:val="Enitestorientrato"/>
    <w:rsid w:val="006B36BD"/>
    <w:rPr>
      <w:rFonts w:ascii="Verdana" w:eastAsia="Cambria" w:hAnsi="Verdana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FC0D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0D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0D45"/>
    <w:rPr>
      <w:rFonts w:ascii="Cambria" w:eastAsia="Cambria" w:hAnsi="Cambri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0D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0D45"/>
    <w:rPr>
      <w:rFonts w:ascii="Cambria" w:eastAsia="Cambria" w:hAnsi="Cambria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C0D45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0D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D45"/>
    <w:rPr>
      <w:rFonts w:ascii="Segoe UI" w:eastAsia="Cambria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34"/>
    <w:locked/>
    <w:rsid w:val="005577DE"/>
    <w:rPr>
      <w:rFonts w:ascii="Cambria" w:eastAsia="Cambria" w:hAnsi="Cambria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266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26677"/>
    <w:rPr>
      <w:rFonts w:ascii="Cambria" w:eastAsia="Cambria" w:hAnsi="Cambria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26677"/>
    <w:rPr>
      <w:vertAlign w:val="superscript"/>
    </w:rPr>
  </w:style>
  <w:style w:type="table" w:styleId="TableGrid">
    <w:name w:val="Table Grid"/>
    <w:basedOn w:val="TableNormal"/>
    <w:uiPriority w:val="39"/>
    <w:rsid w:val="005F0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A81C9B"/>
    <w:pPr>
      <w:spacing w:after="200"/>
    </w:pPr>
    <w:rPr>
      <w:i/>
      <w:iCs/>
      <w:color w:val="44546A" w:themeColor="text2"/>
      <w:sz w:val="18"/>
      <w:szCs w:val="18"/>
    </w:rPr>
  </w:style>
  <w:style w:type="table" w:styleId="GridTable4-Accent1">
    <w:name w:val="Grid Table 4 Accent 1"/>
    <w:basedOn w:val="TableNormal"/>
    <w:uiPriority w:val="49"/>
    <w:rsid w:val="0001483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5Dark-Accent6">
    <w:name w:val="Grid Table 5 Dark Accent 6"/>
    <w:basedOn w:val="TableNormal"/>
    <w:uiPriority w:val="50"/>
    <w:rsid w:val="004C12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4C127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796A0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363522"/>
    <w:rPr>
      <w:rFonts w:asciiTheme="majorHAnsi" w:eastAsiaTheme="majorEastAsia" w:hAnsiTheme="majorHAnsi" w:cstheme="majorHAns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1D3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311E1"/>
    <w:rPr>
      <w:rFonts w:asciiTheme="majorHAnsi" w:eastAsiaTheme="majorEastAsia" w:hAnsiTheme="majorHAnsi" w:cstheme="majorBidi"/>
      <w:i/>
      <w:iCs/>
      <w:color w:val="2E74B5" w:themeColor="accent1" w:themeShade="BF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4717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1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171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17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17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427798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4AA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9A5C65"/>
    <w:pPr>
      <w:spacing w:before="100" w:beforeAutospacing="1" w:after="100" w:afterAutospacing="1"/>
    </w:pPr>
    <w:rPr>
      <w:rFonts w:ascii="Times New Roman" w:eastAsia="Times New Roman" w:hAnsi="Times New Roman"/>
      <w:lang w:eastAsia="it-IT"/>
    </w:rPr>
  </w:style>
  <w:style w:type="table" w:styleId="GridTable5Dark-Accent5">
    <w:name w:val="Grid Table 5 Dark Accent 5"/>
    <w:basedOn w:val="TableNormal"/>
    <w:uiPriority w:val="50"/>
    <w:rsid w:val="009044B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Menzionenonrisolta1">
    <w:name w:val="Menzione non risolta1"/>
    <w:basedOn w:val="DefaultParagraphFont"/>
    <w:uiPriority w:val="99"/>
    <w:semiHidden/>
    <w:unhideWhenUsed/>
    <w:rsid w:val="00DB74BF"/>
    <w:rPr>
      <w:color w:val="605E5C"/>
      <w:shd w:val="clear" w:color="auto" w:fill="E1DFDD"/>
    </w:rPr>
  </w:style>
  <w:style w:type="character" w:customStyle="1" w:styleId="Menzionenonrisolta2">
    <w:name w:val="Menzione non risolta2"/>
    <w:basedOn w:val="DefaultParagraphFont"/>
    <w:uiPriority w:val="99"/>
    <w:semiHidden/>
    <w:unhideWhenUsed/>
    <w:rsid w:val="0032219A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C62DE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OC5">
    <w:name w:val="toc 5"/>
    <w:basedOn w:val="Normal"/>
    <w:next w:val="Normal"/>
    <w:autoRedefine/>
    <w:uiPriority w:val="39"/>
    <w:unhideWhenUsed/>
    <w:rsid w:val="000220F1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eastAsia="it-IT"/>
    </w:rPr>
  </w:style>
  <w:style w:type="paragraph" w:styleId="TOC6">
    <w:name w:val="toc 6"/>
    <w:basedOn w:val="Normal"/>
    <w:next w:val="Normal"/>
    <w:autoRedefine/>
    <w:uiPriority w:val="39"/>
    <w:unhideWhenUsed/>
    <w:rsid w:val="000220F1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eastAsia="it-IT"/>
    </w:rPr>
  </w:style>
  <w:style w:type="paragraph" w:styleId="TOC7">
    <w:name w:val="toc 7"/>
    <w:basedOn w:val="Normal"/>
    <w:next w:val="Normal"/>
    <w:autoRedefine/>
    <w:uiPriority w:val="39"/>
    <w:unhideWhenUsed/>
    <w:rsid w:val="000220F1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eastAsia="it-IT"/>
    </w:rPr>
  </w:style>
  <w:style w:type="paragraph" w:styleId="TOC8">
    <w:name w:val="toc 8"/>
    <w:basedOn w:val="Normal"/>
    <w:next w:val="Normal"/>
    <w:autoRedefine/>
    <w:uiPriority w:val="39"/>
    <w:unhideWhenUsed/>
    <w:rsid w:val="000220F1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eastAsia="it-IT"/>
    </w:rPr>
  </w:style>
  <w:style w:type="paragraph" w:styleId="TOC9">
    <w:name w:val="toc 9"/>
    <w:basedOn w:val="Normal"/>
    <w:next w:val="Normal"/>
    <w:autoRedefine/>
    <w:uiPriority w:val="39"/>
    <w:unhideWhenUsed/>
    <w:rsid w:val="000220F1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eastAsia="it-IT"/>
    </w:rPr>
  </w:style>
  <w:style w:type="character" w:customStyle="1" w:styleId="Menzionenonrisolta3">
    <w:name w:val="Menzione non risolta3"/>
    <w:basedOn w:val="DefaultParagraphFont"/>
    <w:uiPriority w:val="99"/>
    <w:semiHidden/>
    <w:unhideWhenUsed/>
    <w:rsid w:val="00723E3F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447F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E33F5"/>
    <w:rPr>
      <w:b/>
      <w:bCs/>
    </w:rPr>
  </w:style>
  <w:style w:type="numbering" w:customStyle="1" w:styleId="Stile2">
    <w:name w:val="Stile2"/>
    <w:uiPriority w:val="99"/>
    <w:rsid w:val="00C3225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3427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1027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8405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7236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3487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7509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70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491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249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320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996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4358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25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3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7336">
          <w:marLeft w:val="4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4966">
          <w:marLeft w:val="4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5670">
          <w:marLeft w:val="0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421">
          <w:marLeft w:val="4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47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72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45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689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36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38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package" Target="embeddings/Microsoft_Excel_Worksheet.xlsx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emf"/><Relationship Id="rId30" Type="http://schemas.openxmlformats.org/officeDocument/2006/relationships/oleObject" Target="embeddings/oleObject1.bin"/><Relationship Id="rId35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FDE1DDE1359344BDAAA5294CFC602B" ma:contentTypeVersion="0" ma:contentTypeDescription="Creare un nuovo documento." ma:contentTypeScope="" ma:versionID="a6d52621be54c2e60b7095e6adf7bf69">
  <xsd:schema xmlns:xsd="http://www.w3.org/2001/XMLSchema" xmlns:p="http://schemas.microsoft.com/office/2006/metadata/properties" targetNamespace="http://schemas.microsoft.com/office/2006/metadata/properties" ma:root="true" ma:fieldsID="f8922b47c7324e415f6d7dbecbe7d7b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 ma:readOnly="true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A5FA8-D648-4C89-AA5B-7578A061109B}">
  <ds:schemaRefs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A6B36C7-9C70-48F7-A8D2-8A7038A64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85BF06F-0081-4ED2-BDC9-3F27220BFC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089EF6-5E22-4EB4-A4F3-6F7CD684B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32</Pages>
  <Words>5067</Words>
  <Characters>28882</Characters>
  <Application>Microsoft Office Word</Application>
  <DocSecurity>0</DocSecurity>
  <Lines>240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eni S.p.A.</Company>
  <LinksUpToDate>false</LinksUpToDate>
  <CharactersWithSpaces>33882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Scoglio Irene</dc:creator>
  <cp:keywords/>
  <dc:description/>
  <cp:lastModifiedBy>Torrente Alessandra</cp:lastModifiedBy>
  <cp:revision>70</cp:revision>
  <cp:lastPrinted>2020-02-26T11:50:00Z</cp:lastPrinted>
  <dcterms:created xsi:type="dcterms:W3CDTF">2020-06-15T06:46:00Z</dcterms:created>
  <dcterms:modified xsi:type="dcterms:W3CDTF">2021-04-20T08:42:00Z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0x010100CFFDE1DDE1359344BDAAA5294CFC602B</vt:lpwstr>
  </property>
</Properties>
</file>