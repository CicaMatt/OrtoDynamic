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AC67C7" w14:textId="77777777" w:rsidR="00D920D4" w:rsidRDefault="00D23874">
      <w:r>
        <w:rPr>
          <w:noProof/>
          <w:lang w:eastAsia="it-IT"/>
        </w:rPr>
        <mc:AlternateContent>
          <mc:Choice Requires="wps">
            <w:drawing>
              <wp:anchor distT="468000" distB="0" distL="114300" distR="114300" simplePos="0" relativeHeight="251658240" behindDoc="0" locked="0" layoutInCell="1" allowOverlap="1" wp14:anchorId="14AC6819" wp14:editId="14AC681A">
                <wp:simplePos x="0" y="0"/>
                <wp:positionH relativeFrom="margin">
                  <wp:posOffset>3148965</wp:posOffset>
                </wp:positionH>
                <wp:positionV relativeFrom="page">
                  <wp:posOffset>1137920</wp:posOffset>
                </wp:positionV>
                <wp:extent cx="3257550" cy="417195"/>
                <wp:effectExtent l="0" t="0" r="0" b="1905"/>
                <wp:wrapTight wrapText="left">
                  <wp:wrapPolygon edited="0">
                    <wp:start x="0" y="0"/>
                    <wp:lineTo x="0" y="20712"/>
                    <wp:lineTo x="21221" y="20712"/>
                    <wp:lineTo x="21221" y="0"/>
                    <wp:lineTo x="0" y="0"/>
                  </wp:wrapPolygon>
                </wp:wrapTight>
                <wp:docPr id="6" name="Casella di tes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0" cy="417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AC6832" w14:textId="3665F824" w:rsidR="005234A3" w:rsidRPr="005935C0" w:rsidRDefault="005234A3" w:rsidP="005234A3">
                            <w:pPr>
                              <w:rPr>
                                <w:rFonts w:ascii="Verdana" w:hAnsi="Verdana"/>
                                <w:b/>
                                <w:color w:val="808080"/>
                              </w:rPr>
                            </w:pPr>
                            <w:r w:rsidRPr="00145471">
                              <w:rPr>
                                <w:rFonts w:ascii="Verdana" w:hAnsi="Verdana"/>
                                <w:b/>
                                <w:color w:val="808080"/>
                              </w:rPr>
                              <w:t xml:space="preserve">Eni S.p.A.                               </w:t>
                            </w:r>
                          </w:p>
                          <w:p w14:paraId="14AC6833" w14:textId="77777777" w:rsidR="0033766A" w:rsidRPr="005935C0" w:rsidRDefault="0033766A" w:rsidP="00B81A9C">
                            <w:pPr>
                              <w:rPr>
                                <w:rFonts w:ascii="Verdana" w:hAnsi="Verdana"/>
                                <w:b/>
                                <w:color w:val="80808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AC6819" id="_x0000_t202" coordsize="21600,21600" o:spt="202" path="m,l,21600r21600,l21600,xe">
                <v:stroke joinstyle="miter"/>
                <v:path gradientshapeok="t" o:connecttype="rect"/>
              </v:shapetype>
              <v:shape id="Casella di testo 6" o:spid="_x0000_s1026" type="#_x0000_t202" style="position:absolute;margin-left:247.95pt;margin-top:89.6pt;width:256.5pt;height:32.85pt;z-index:251658240;visibility:visible;mso-wrap-style:square;mso-width-percent:0;mso-height-percent:0;mso-wrap-distance-left:9pt;mso-wrap-distance-top:13mm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" filled="f" stroked="f">
                <v:textbox inset="0,0,,0">
                  <w:txbxContent>
                    <w:p w14:paraId="14AC6832" w14:textId="3665F824" w:rsidR="005234A3" w:rsidRPr="005935C0" w:rsidRDefault="005234A3" w:rsidP="005234A3">
                      <w:pPr>
                        <w:rPr>
                          <w:rFonts w:ascii="Verdana" w:hAnsi="Verdana"/>
                          <w:b/>
                          <w:color w:val="808080"/>
                        </w:rPr>
                      </w:pPr>
                      <w:r w:rsidRPr="00145471">
                        <w:rPr>
                          <w:rFonts w:ascii="Verdana" w:hAnsi="Verdana"/>
                          <w:b/>
                          <w:color w:val="808080"/>
                        </w:rPr>
                        <w:t xml:space="preserve">Eni S.p.A.                               </w:t>
                      </w:r>
                    </w:p>
                    <w:p w14:paraId="14AC6833" w14:textId="77777777" w:rsidR="0033766A" w:rsidRPr="005935C0" w:rsidRDefault="0033766A" w:rsidP="00B81A9C">
                      <w:pPr>
                        <w:rPr>
                          <w:rFonts w:ascii="Verdana" w:hAnsi="Verdana"/>
                          <w:b/>
                          <w:color w:val="808080"/>
                        </w:rPr>
                      </w:pPr>
                    </w:p>
                  </w:txbxContent>
                </v:textbox>
                <w10:wrap type="tight" side="left" anchorx="margin" anchory="page"/>
              </v:shape>
            </w:pict>
          </mc:Fallback>
        </mc:AlternateContent>
      </w:r>
      <w:r w:rsidR="00B37838">
        <w:rPr>
          <w:noProof/>
          <w:lang w:eastAsia="it-IT"/>
        </w:rPr>
        <mc:AlternateContent>
          <mc:Choice Requires="wps">
            <w:drawing>
              <wp:anchor distT="468000" distB="0" distL="114300" distR="114300" simplePos="0" relativeHeight="251666432" behindDoc="0" locked="0" layoutInCell="1" allowOverlap="1" wp14:anchorId="14AC681B" wp14:editId="14AC681C">
                <wp:simplePos x="0" y="0"/>
                <wp:positionH relativeFrom="page">
                  <wp:posOffset>3695701</wp:posOffset>
                </wp:positionH>
                <wp:positionV relativeFrom="page">
                  <wp:posOffset>1457325</wp:posOffset>
                </wp:positionV>
                <wp:extent cx="3352800" cy="238125"/>
                <wp:effectExtent l="0" t="0" r="0" b="9525"/>
                <wp:wrapTopAndBottom/>
                <wp:docPr id="14" name="Casella di tes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AC6834" w14:textId="77777777" w:rsidR="005234A3" w:rsidRPr="0011594C" w:rsidRDefault="005234A3" w:rsidP="005234A3">
                            <w:pPr>
                              <w:pStyle w:val="ENItesto"/>
                              <w:jc w:val="right"/>
                              <w:rPr>
                                <w:b/>
                                <w:color w:val="FFFFFF" w:themeColor="background1"/>
                              </w:rPr>
                            </w:pPr>
                            <w:r w:rsidRPr="0011594C">
                              <w:rPr>
                                <w:b/>
                                <w:color w:val="FFFFFF" w:themeColor="background1"/>
                              </w:rPr>
                              <w:t xml:space="preserve">ICT </w:t>
                            </w:r>
                            <w:r w:rsidR="00BF1B2B">
                              <w:rPr>
                                <w:b/>
                                <w:color w:val="FFFFFF" w:themeColor="background1"/>
                              </w:rPr>
                              <w:t xml:space="preserve">ITER </w:t>
                            </w:r>
                          </w:p>
                          <w:p w14:paraId="14AC6835" w14:textId="77777777" w:rsidR="00B37838" w:rsidRPr="007926EB" w:rsidRDefault="00B37838" w:rsidP="00B37838">
                            <w:pPr>
                              <w:rPr>
                                <w:rFonts w:ascii="Verdana" w:hAnsi="Verdana"/>
                                <w:b/>
                                <w:color w:val="FFFFFF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AC681B" id="Casella di testo 14" o:spid="_x0000_s1027" type="#_x0000_t202" style="position:absolute;margin-left:291pt;margin-top:114.75pt;width:264pt;height:18.75pt;z-index:251666432;visibility:visible;mso-wrap-style:square;mso-width-percent:0;mso-height-percent:0;mso-wrap-distance-left:9pt;mso-wrap-distance-top:13mm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" filled="f" stroked="f">
                <v:textbox inset="0,0,,0">
                  <w:txbxContent>
                    <w:p w14:paraId="14AC6834" w14:textId="77777777" w:rsidR="005234A3" w:rsidRPr="0011594C" w:rsidRDefault="005234A3" w:rsidP="005234A3">
                      <w:pPr>
                        <w:pStyle w:val="ENItesto"/>
                        <w:jc w:val="right"/>
                        <w:rPr>
                          <w:b/>
                          <w:color w:val="FFFFFF" w:themeColor="background1"/>
                        </w:rPr>
                      </w:pPr>
                      <w:r w:rsidRPr="0011594C">
                        <w:rPr>
                          <w:b/>
                          <w:color w:val="FFFFFF" w:themeColor="background1"/>
                        </w:rPr>
                        <w:t xml:space="preserve">ICT </w:t>
                      </w:r>
                      <w:r w:rsidR="00BF1B2B">
                        <w:rPr>
                          <w:b/>
                          <w:color w:val="FFFFFF" w:themeColor="background1"/>
                        </w:rPr>
                        <w:t xml:space="preserve">ITER </w:t>
                      </w:r>
                    </w:p>
                    <w:p w14:paraId="14AC6835" w14:textId="77777777" w:rsidR="00B37838" w:rsidRPr="007926EB" w:rsidRDefault="00B37838" w:rsidP="00B37838">
                      <w:pPr>
                        <w:rPr>
                          <w:rFonts w:ascii="Verdana" w:hAnsi="Verdana"/>
                          <w:b/>
                          <w:color w:val="FFFFFF"/>
                          <w:sz w:val="20"/>
                        </w:rPr>
                      </w:pPr>
                    </w:p>
                  </w:txbxContent>
                </v:textbox>
                <w10:wrap type="topAndBottom" anchorx="page" anchory="page"/>
              </v:shape>
            </w:pict>
          </mc:Fallback>
        </mc:AlternateContent>
      </w:r>
    </w:p>
    <w:p w14:paraId="14AC67C8" w14:textId="77777777" w:rsidR="00075545" w:rsidRDefault="00D23874">
      <w:pPr>
        <w:spacing w:after="160" w:line="259" w:lineRule="auto"/>
        <w:rPr>
          <w:rFonts w:ascii="Verdana" w:hAnsi="Verdana" w:cs="EniExpBold"/>
          <w:b/>
          <w:bCs/>
          <w:color w:val="7F7F7F"/>
          <w:lang w:eastAsia="it-IT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AC681D" wp14:editId="14AC681E">
                <wp:simplePos x="0" y="0"/>
                <wp:positionH relativeFrom="margin">
                  <wp:align>left</wp:align>
                </wp:positionH>
                <wp:positionV relativeFrom="paragraph">
                  <wp:posOffset>7962265</wp:posOffset>
                </wp:positionV>
                <wp:extent cx="5934075" cy="276225"/>
                <wp:effectExtent l="0" t="0" r="9525" b="9525"/>
                <wp:wrapNone/>
                <wp:docPr id="5" name="Casella di tes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AC6836" w14:textId="77777777" w:rsidR="00D23874" w:rsidRDefault="00D23874" w:rsidP="00D23874">
                            <w:pPr>
                              <w:rPr>
                                <w:rFonts w:ascii="Verdana" w:hAnsi="Verdana" w:cs="EniExpBold"/>
                                <w:bCs/>
                                <w:i/>
                                <w:color w:val="7F7F7F"/>
                                <w:sz w:val="20"/>
                                <w:szCs w:val="20"/>
                                <w:lang w:eastAsia="it-IT"/>
                              </w:rPr>
                            </w:pPr>
                            <w:r>
                              <w:rPr>
                                <w:rFonts w:ascii="Verdana" w:hAnsi="Verdana" w:cs="EniExpBold"/>
                                <w:bCs/>
                                <w:i/>
                                <w:color w:val="7F7F7F"/>
                                <w:sz w:val="20"/>
                                <w:szCs w:val="20"/>
                                <w:lang w:eastAsia="it-IT"/>
                              </w:rPr>
                              <w:t>Last template review: October 14, 2016</w:t>
                            </w:r>
                          </w:p>
                          <w:p w14:paraId="14AC6837" w14:textId="77777777" w:rsidR="00D23874" w:rsidRDefault="00D23874" w:rsidP="00D2387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C681D" id="Casella di testo 5" o:spid="_x0000_s1028" type="#_x0000_t202" style="position:absolute;margin-left:0;margin-top:626.95pt;width:467.25pt;height:21.75pt;z-index:2516684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" fillcolor="white [3201]" stroked="f" strokeweight=".5pt">
                <v:textbox>
                  <w:txbxContent>
                    <w:p w14:paraId="14AC6836" w14:textId="77777777" w:rsidR="00D23874" w:rsidRDefault="00D23874" w:rsidP="00D23874">
                      <w:pPr>
                        <w:rPr>
                          <w:rFonts w:ascii="Verdana" w:hAnsi="Verdana" w:cs="EniExpBold"/>
                          <w:bCs/>
                          <w:i/>
                          <w:color w:val="7F7F7F"/>
                          <w:sz w:val="20"/>
                          <w:szCs w:val="20"/>
                          <w:lang w:eastAsia="it-IT"/>
                        </w:rPr>
                      </w:pPr>
                      <w:r>
                        <w:rPr>
                          <w:rFonts w:ascii="Verdana" w:hAnsi="Verdana" w:cs="EniExpBold"/>
                          <w:bCs/>
                          <w:i/>
                          <w:color w:val="7F7F7F"/>
                          <w:sz w:val="20"/>
                          <w:szCs w:val="20"/>
                          <w:lang w:eastAsia="it-IT"/>
                        </w:rPr>
                        <w:t>Last template review: October 14, 2016</w:t>
                      </w:r>
                    </w:p>
                    <w:p w14:paraId="14AC6837" w14:textId="77777777" w:rsidR="00D23874" w:rsidRDefault="00D23874" w:rsidP="00D23874"/>
                  </w:txbxContent>
                </v:textbox>
                <w10:wrap anchorx="margin"/>
              </v:shape>
            </w:pict>
          </mc:Fallback>
        </mc:AlternateContent>
      </w:r>
      <w:r w:rsidR="001B19F4">
        <w:rPr>
          <w:noProof/>
          <w:lang w:eastAsia="it-IT"/>
        </w:rPr>
        <mc:AlternateContent>
          <mc:Choice Requires="wps">
            <w:drawing>
              <wp:anchor distT="468000" distB="0" distL="114300" distR="114300" simplePos="0" relativeHeight="251663360" behindDoc="0" locked="0" layoutInCell="1" allowOverlap="1" wp14:anchorId="14AC681F" wp14:editId="14AC6820">
                <wp:simplePos x="0" y="0"/>
                <wp:positionH relativeFrom="page">
                  <wp:posOffset>1914525</wp:posOffset>
                </wp:positionH>
                <wp:positionV relativeFrom="page">
                  <wp:posOffset>2228850</wp:posOffset>
                </wp:positionV>
                <wp:extent cx="4476750" cy="2238375"/>
                <wp:effectExtent l="0" t="0" r="0" b="9525"/>
                <wp:wrapTight wrapText="left">
                  <wp:wrapPolygon edited="0">
                    <wp:start x="0" y="0"/>
                    <wp:lineTo x="0" y="21508"/>
                    <wp:lineTo x="21324" y="21508"/>
                    <wp:lineTo x="21324" y="0"/>
                    <wp:lineTo x="0" y="0"/>
                  </wp:wrapPolygon>
                </wp:wrapTight>
                <wp:docPr id="1" name="Casella di tes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6750" cy="2238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AC6838" w14:textId="77777777" w:rsidR="0033766A" w:rsidRDefault="0033766A" w:rsidP="00D920D4">
                            <w:pPr>
                              <w:rPr>
                                <w:rFonts w:ascii="Verdana" w:hAnsi="Verdana"/>
                                <w:sz w:val="22"/>
                              </w:rPr>
                            </w:pPr>
                          </w:p>
                          <w:p w14:paraId="14AC6839" w14:textId="77777777" w:rsidR="0033766A" w:rsidRPr="009E3357" w:rsidRDefault="002424F5" w:rsidP="00D920D4">
                            <w:pPr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val="en-US" w:eastAsia="it-IT"/>
                              </w:rPr>
                            </w:pPr>
                            <w:r w:rsidRPr="009E3357"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val="en-US" w:eastAsia="it-IT"/>
                              </w:rPr>
                              <w:t xml:space="preserve">Technical </w:t>
                            </w:r>
                            <w:r w:rsidR="00EE4BF9" w:rsidRPr="009E3357"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val="en-US" w:eastAsia="it-IT"/>
                              </w:rPr>
                              <w:t>A</w:t>
                            </w:r>
                            <w:r w:rsidRPr="009E3357"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val="en-US" w:eastAsia="it-IT"/>
                              </w:rPr>
                              <w:t>nalysis</w:t>
                            </w:r>
                          </w:p>
                          <w:p w14:paraId="14AC683A" w14:textId="77777777" w:rsidR="002424F5" w:rsidRPr="009E3357" w:rsidRDefault="002424F5" w:rsidP="00D920D4">
                            <w:pPr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2"/>
                                <w:szCs w:val="31"/>
                                <w:lang w:val="en-US" w:eastAsia="it-IT"/>
                              </w:rPr>
                            </w:pPr>
                          </w:p>
                          <w:p w14:paraId="0B934CC2" w14:textId="77777777" w:rsidR="00C906FF" w:rsidRPr="009E3357" w:rsidRDefault="00C906FF" w:rsidP="00C906FF">
                            <w:pPr>
                              <w:rPr>
                                <w:ins w:id="0" w:author="Torrente Alessandra" w:date="2021-04-19T10:20:00Z"/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val="en-US" w:eastAsia="it-IT"/>
                              </w:rPr>
                            </w:pPr>
                            <w:r w:rsidRPr="009E3357"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val="en-US" w:eastAsia="it-IT"/>
                              </w:rPr>
                              <w:t>EM057 - Gestione IBAN esteri</w:t>
                            </w:r>
                          </w:p>
                          <w:p w14:paraId="2CF46F1B" w14:textId="77777777" w:rsidR="00C906FF" w:rsidRPr="00991148" w:rsidRDefault="00C906FF" w:rsidP="00C906FF">
                            <w:pPr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eastAsia="it-IT"/>
                                <w:rPrChange w:id="1" w:author="Torrente Alessandra" w:date="2021-04-19T10:20:00Z">
                                  <w:rPr>
                                    <w:rFonts w:ascii="Verdana" w:hAnsi="Verdana" w:cs="EniExpBold"/>
                                    <w:b/>
                                    <w:bCs/>
                                    <w:color w:val="7F7F7F"/>
                                    <w:sz w:val="36"/>
                                    <w:szCs w:val="36"/>
                                    <w:lang w:val="en-US" w:eastAsia="it-IT"/>
                                  </w:rPr>
                                </w:rPrChange>
                              </w:rPr>
                            </w:pPr>
                            <w:ins w:id="2" w:author="Torrente Alessandra" w:date="2021-04-19T10:20:00Z">
                              <w:r w:rsidRPr="00991148">
                                <w:rPr>
                                  <w:rFonts w:ascii="Verdana" w:hAnsi="Verdana" w:cs="EniExpBold"/>
                                  <w:b/>
                                  <w:bCs/>
                                  <w:color w:val="7F7F7F"/>
                                  <w:sz w:val="36"/>
                                  <w:szCs w:val="36"/>
                                  <w:lang w:eastAsia="it-IT"/>
                                  <w:rPrChange w:id="3" w:author="Torrente Alessandra" w:date="2021-04-19T10:20:00Z">
                                    <w:rPr>
                                      <w:rFonts w:ascii="Verdana" w:hAnsi="Verdana" w:cs="EniExpBold"/>
                                      <w:b/>
                                      <w:bCs/>
                                      <w:color w:val="7F7F7F"/>
                                      <w:sz w:val="36"/>
                                      <w:szCs w:val="36"/>
                                      <w:lang w:val="en-US" w:eastAsia="it-IT"/>
                                    </w:rPr>
                                  </w:rPrChange>
                                </w:rPr>
                                <w:t xml:space="preserve">EM057a - </w:t>
                              </w:r>
                            </w:ins>
                            <w:ins w:id="4" w:author="Torrente Alessandra" w:date="2021-04-19T10:21:00Z">
                              <w:r w:rsidRPr="00991148">
                                <w:rPr>
                                  <w:rFonts w:ascii="Verdana" w:hAnsi="Verdana" w:cs="EniExpBold"/>
                                  <w:b/>
                                  <w:bCs/>
                                  <w:color w:val="7F7F7F"/>
                                  <w:sz w:val="36"/>
                                  <w:szCs w:val="36"/>
                                  <w:lang w:eastAsia="it-IT"/>
                                  <w:rPrChange w:id="5" w:author="Torrente Alessandra" w:date="2021-04-19T10:21:00Z">
                                    <w:rPr>
                                      <w:rFonts w:ascii="Verdana" w:eastAsia="Times New Roman" w:hAnsi="Verdana"/>
                                      <w:b/>
                                      <w:i/>
                                      <w:color w:val="FFFFFF"/>
                                      <w:sz w:val="22"/>
                                      <w:szCs w:val="22"/>
                                    </w:rPr>
                                  </w:rPrChange>
                                </w:rPr>
                                <w:t>Gestione IBAN esteri - Tabella SEDA e nuovi file</w:t>
                              </w:r>
                            </w:ins>
                          </w:p>
                          <w:p w14:paraId="14AC683E" w14:textId="1E00463D" w:rsidR="00850112" w:rsidRPr="006078E3" w:rsidRDefault="00850112" w:rsidP="00C906FF">
                            <w:pPr>
                              <w:spacing w:after="80" w:line="312" w:lineRule="auto"/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lang w:eastAsia="it-IT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AC681F" id="Casella di testo 1" o:spid="_x0000_s1029" type="#_x0000_t202" style="position:absolute;margin-left:150.75pt;margin-top:175.5pt;width:352.5pt;height:176.25pt;z-index:251663360;visibility:visible;mso-wrap-style:square;mso-width-percent:0;mso-height-percent:0;mso-wrap-distance-left:9pt;mso-wrap-distance-top:13mm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" filled="f" stroked="f">
                <v:textbox inset="0,0,,0">
                  <w:txbxContent>
                    <w:p w14:paraId="14AC6838" w14:textId="77777777" w:rsidR="0033766A" w:rsidRDefault="0033766A" w:rsidP="00D920D4">
                      <w:pPr>
                        <w:rPr>
                          <w:rFonts w:ascii="Verdana" w:hAnsi="Verdana"/>
                          <w:sz w:val="22"/>
                        </w:rPr>
                      </w:pPr>
                    </w:p>
                    <w:p w14:paraId="14AC6839" w14:textId="77777777" w:rsidR="0033766A" w:rsidRPr="009E3357" w:rsidRDefault="002424F5" w:rsidP="00D920D4">
                      <w:pPr>
                        <w:rPr>
                          <w:rFonts w:ascii="Verdana" w:hAnsi="Verdana" w:cs="EniExpBold"/>
                          <w:b/>
                          <w:bCs/>
                          <w:color w:val="7F7F7F"/>
                          <w:sz w:val="36"/>
                          <w:szCs w:val="36"/>
                          <w:lang w:val="en-US" w:eastAsia="it-IT"/>
                        </w:rPr>
                      </w:pPr>
                      <w:r w:rsidRPr="009E3357">
                        <w:rPr>
                          <w:rFonts w:ascii="Verdana" w:hAnsi="Verdana" w:cs="EniExpBold"/>
                          <w:b/>
                          <w:bCs/>
                          <w:color w:val="7F7F7F"/>
                          <w:sz w:val="36"/>
                          <w:szCs w:val="36"/>
                          <w:lang w:val="en-US" w:eastAsia="it-IT"/>
                        </w:rPr>
                        <w:t xml:space="preserve">Technical </w:t>
                      </w:r>
                      <w:r w:rsidR="00EE4BF9" w:rsidRPr="009E3357">
                        <w:rPr>
                          <w:rFonts w:ascii="Verdana" w:hAnsi="Verdana" w:cs="EniExpBold"/>
                          <w:b/>
                          <w:bCs/>
                          <w:color w:val="7F7F7F"/>
                          <w:sz w:val="36"/>
                          <w:szCs w:val="36"/>
                          <w:lang w:val="en-US" w:eastAsia="it-IT"/>
                        </w:rPr>
                        <w:t>A</w:t>
                      </w:r>
                      <w:r w:rsidRPr="009E3357">
                        <w:rPr>
                          <w:rFonts w:ascii="Verdana" w:hAnsi="Verdana" w:cs="EniExpBold"/>
                          <w:b/>
                          <w:bCs/>
                          <w:color w:val="7F7F7F"/>
                          <w:sz w:val="36"/>
                          <w:szCs w:val="36"/>
                          <w:lang w:val="en-US" w:eastAsia="it-IT"/>
                        </w:rPr>
                        <w:t>nalysis</w:t>
                      </w:r>
                    </w:p>
                    <w:p w14:paraId="14AC683A" w14:textId="77777777" w:rsidR="002424F5" w:rsidRPr="009E3357" w:rsidRDefault="002424F5" w:rsidP="00D920D4">
                      <w:pPr>
                        <w:rPr>
                          <w:rFonts w:ascii="Verdana" w:hAnsi="Verdana" w:cs="EniExpBold"/>
                          <w:b/>
                          <w:bCs/>
                          <w:color w:val="7F7F7F"/>
                          <w:sz w:val="32"/>
                          <w:szCs w:val="31"/>
                          <w:lang w:val="en-US" w:eastAsia="it-IT"/>
                        </w:rPr>
                      </w:pPr>
                    </w:p>
                    <w:p w14:paraId="0B934CC2" w14:textId="77777777" w:rsidR="00C906FF" w:rsidRPr="009E3357" w:rsidRDefault="00C906FF" w:rsidP="00C906FF">
                      <w:pPr>
                        <w:rPr>
                          <w:ins w:id="6" w:author="Torrente Alessandra" w:date="2021-04-19T10:20:00Z"/>
                          <w:rFonts w:ascii="Verdana" w:hAnsi="Verdana" w:cs="EniExpBold"/>
                          <w:b/>
                          <w:bCs/>
                          <w:color w:val="7F7F7F"/>
                          <w:sz w:val="36"/>
                          <w:szCs w:val="36"/>
                          <w:lang w:val="en-US" w:eastAsia="it-IT"/>
                        </w:rPr>
                      </w:pPr>
                      <w:r w:rsidRPr="009E3357">
                        <w:rPr>
                          <w:rFonts w:ascii="Verdana" w:hAnsi="Verdana" w:cs="EniExpBold"/>
                          <w:b/>
                          <w:bCs/>
                          <w:color w:val="7F7F7F"/>
                          <w:sz w:val="36"/>
                          <w:szCs w:val="36"/>
                          <w:lang w:val="en-US" w:eastAsia="it-IT"/>
                        </w:rPr>
                        <w:t>EM057 - Gestione IBAN esteri</w:t>
                      </w:r>
                    </w:p>
                    <w:p w14:paraId="2CF46F1B" w14:textId="77777777" w:rsidR="00C906FF" w:rsidRPr="00991148" w:rsidRDefault="00C906FF" w:rsidP="00C906FF">
                      <w:pPr>
                        <w:rPr>
                          <w:rFonts w:ascii="Verdana" w:hAnsi="Verdana" w:cs="EniExpBold"/>
                          <w:b/>
                          <w:bCs/>
                          <w:color w:val="7F7F7F"/>
                          <w:sz w:val="36"/>
                          <w:szCs w:val="36"/>
                          <w:lang w:eastAsia="it-IT"/>
                          <w:rPrChange w:id="7" w:author="Torrente Alessandra" w:date="2021-04-19T10:20:00Z">
                            <w:rPr>
                              <w:rFonts w:ascii="Verdana" w:hAnsi="Verdana" w:cs="EniExpBold"/>
                              <w:b/>
                              <w:bCs/>
                              <w:color w:val="7F7F7F"/>
                              <w:sz w:val="36"/>
                              <w:szCs w:val="36"/>
                              <w:lang w:val="en-US" w:eastAsia="it-IT"/>
                            </w:rPr>
                          </w:rPrChange>
                        </w:rPr>
                      </w:pPr>
                      <w:ins w:id="8" w:author="Torrente Alessandra" w:date="2021-04-19T10:20:00Z">
                        <w:r w:rsidRPr="00991148">
                          <w:rPr>
                            <w:rFonts w:ascii="Verdana" w:hAnsi="Verdana" w:cs="EniExpBold"/>
                            <w:b/>
                            <w:bCs/>
                            <w:color w:val="7F7F7F"/>
                            <w:sz w:val="36"/>
                            <w:szCs w:val="36"/>
                            <w:lang w:eastAsia="it-IT"/>
                            <w:rPrChange w:id="9" w:author="Torrente Alessandra" w:date="2021-04-19T10:20:00Z"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sz w:val="36"/>
                                <w:szCs w:val="36"/>
                                <w:lang w:val="en-US" w:eastAsia="it-IT"/>
                              </w:rPr>
                            </w:rPrChange>
                          </w:rPr>
                          <w:t xml:space="preserve">EM057a - </w:t>
                        </w:r>
                      </w:ins>
                      <w:ins w:id="10" w:author="Torrente Alessandra" w:date="2021-04-19T10:21:00Z">
                        <w:r w:rsidRPr="00991148">
                          <w:rPr>
                            <w:rFonts w:ascii="Verdana" w:hAnsi="Verdana" w:cs="EniExpBold"/>
                            <w:b/>
                            <w:bCs/>
                            <w:color w:val="7F7F7F"/>
                            <w:sz w:val="36"/>
                            <w:szCs w:val="36"/>
                            <w:lang w:eastAsia="it-IT"/>
                            <w:rPrChange w:id="11" w:author="Torrente Alessandra" w:date="2021-04-19T10:21:00Z">
                              <w:rPr>
                                <w:rFonts w:ascii="Verdana" w:eastAsia="Times New Roman" w:hAnsi="Verdana"/>
                                <w:b/>
                                <w:i/>
                                <w:color w:val="FFFFFF"/>
                                <w:sz w:val="22"/>
                                <w:szCs w:val="22"/>
                              </w:rPr>
                            </w:rPrChange>
                          </w:rPr>
                          <w:t>Gestione IBAN esteri - Tabella SEDA e nuovi file</w:t>
                        </w:r>
                      </w:ins>
                    </w:p>
                    <w:p w14:paraId="14AC683E" w14:textId="1E00463D" w:rsidR="00850112" w:rsidRPr="006078E3" w:rsidRDefault="00850112" w:rsidP="00C906FF">
                      <w:pPr>
                        <w:spacing w:after="80" w:line="312" w:lineRule="auto"/>
                        <w:rPr>
                          <w:rFonts w:ascii="Verdana" w:hAnsi="Verdana" w:cs="EniExpBold"/>
                          <w:b/>
                          <w:bCs/>
                          <w:color w:val="7F7F7F"/>
                          <w:lang w:eastAsia="it-IT"/>
                        </w:rPr>
                      </w:pPr>
                    </w:p>
                  </w:txbxContent>
                </v:textbox>
                <w10:wrap type="tight" side="left" anchorx="page" anchory="page"/>
              </v:shape>
            </w:pict>
          </mc:Fallback>
        </mc:AlternateContent>
      </w:r>
      <w:r w:rsidR="005234A3">
        <w:rPr>
          <w:noProof/>
          <w:lang w:eastAsia="it-IT"/>
        </w:rPr>
        <mc:AlternateContent>
          <mc:Choice Requires="wps">
            <w:drawing>
              <wp:anchor distT="468000" distB="0" distL="114300" distR="114300" simplePos="0" relativeHeight="251665408" behindDoc="0" locked="0" layoutInCell="1" allowOverlap="1" wp14:anchorId="14AC6821" wp14:editId="14AC6822">
                <wp:simplePos x="0" y="0"/>
                <wp:positionH relativeFrom="margin">
                  <wp:posOffset>-635</wp:posOffset>
                </wp:positionH>
                <wp:positionV relativeFrom="margin">
                  <wp:posOffset>5888990</wp:posOffset>
                </wp:positionV>
                <wp:extent cx="6781800" cy="1581150"/>
                <wp:effectExtent l="0" t="0" r="0" b="0"/>
                <wp:wrapTight wrapText="left">
                  <wp:wrapPolygon edited="0">
                    <wp:start x="0" y="0"/>
                    <wp:lineTo x="0" y="21340"/>
                    <wp:lineTo x="21418" y="21340"/>
                    <wp:lineTo x="21418" y="0"/>
                    <wp:lineTo x="0" y="0"/>
                  </wp:wrapPolygon>
                </wp:wrapTight>
                <wp:docPr id="2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158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AC683F" w14:textId="77777777" w:rsidR="0033766A" w:rsidRDefault="0033766A" w:rsidP="00D920D4">
                            <w:pPr>
                              <w:rPr>
                                <w:rFonts w:ascii="Verdana" w:hAnsi="Verdana"/>
                                <w:sz w:val="22"/>
                              </w:rPr>
                            </w:pPr>
                          </w:p>
                          <w:tbl>
                            <w:tblPr>
                              <w:tblW w:w="10065" w:type="dxa"/>
                              <w:tblInd w:w="-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537"/>
                              <w:gridCol w:w="2153"/>
                              <w:gridCol w:w="3375"/>
                            </w:tblGrid>
                            <w:tr w:rsidR="005234A3" w:rsidRPr="0011594C" w14:paraId="14AC6843" w14:textId="77777777" w:rsidTr="001B19F4">
                              <w:tc>
                                <w:tcPr>
                                  <w:tcW w:w="4537" w:type="dxa"/>
                                  <w:shd w:val="clear" w:color="auto" w:fill="auto"/>
                                </w:tcPr>
                                <w:p w14:paraId="14AC6840" w14:textId="0609F19C" w:rsidR="005234A3" w:rsidRPr="00E65E47" w:rsidRDefault="0019420C" w:rsidP="005234A3">
                                  <w:pPr>
                                    <w:pStyle w:val="ENItesto"/>
                                    <w:spacing w:before="60" w:after="60" w:line="240" w:lineRule="auto"/>
                                    <w:rPr>
                                      <w:rFonts w:cs="EniExpBold"/>
                                      <w:bCs/>
                                      <w:color w:val="7F7F7F"/>
                                      <w:sz w:val="20"/>
                                      <w:szCs w:val="20"/>
                                      <w:lang w:eastAsia="it-IT"/>
                                    </w:rPr>
                                  </w:pPr>
                                  <w:r w:rsidRPr="00E65E47">
                                    <w:rPr>
                                      <w:rFonts w:cs="EniExpBold"/>
                                      <w:bCs/>
                                      <w:color w:val="7F7F7F"/>
                                      <w:sz w:val="20"/>
                                      <w:szCs w:val="20"/>
                                      <w:lang w:eastAsia="it-IT"/>
                                    </w:rPr>
                                    <w:t xml:space="preserve">Prepared </w:t>
                                  </w:r>
                                  <w:r w:rsidR="005234A3" w:rsidRPr="00E65E47">
                                    <w:rPr>
                                      <w:rFonts w:cs="EniExpBold"/>
                                      <w:bCs/>
                                      <w:color w:val="7F7F7F"/>
                                      <w:sz w:val="20"/>
                                      <w:szCs w:val="20"/>
                                      <w:lang w:eastAsia="it-IT"/>
                                    </w:rPr>
                                    <w:t>by:</w:t>
                                  </w:r>
                                  <w:r w:rsidR="00E65E47" w:rsidRPr="00E65E47">
                                    <w:rPr>
                                      <w:rFonts w:cs="EniExpBold"/>
                                      <w:bCs/>
                                      <w:color w:val="7F7F7F"/>
                                      <w:sz w:val="20"/>
                                      <w:szCs w:val="20"/>
                                      <w:lang w:eastAsia="it-IT"/>
                                    </w:rPr>
                                    <w:t xml:space="preserve"> GdL Reply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shd w:val="clear" w:color="auto" w:fill="auto"/>
                                </w:tcPr>
                                <w:p w14:paraId="14AC6841" w14:textId="55A87035" w:rsidR="005234A3" w:rsidRPr="00E65E47" w:rsidRDefault="005234A3" w:rsidP="005234A3">
                                  <w:pPr>
                                    <w:pStyle w:val="ENItesto"/>
                                    <w:spacing w:before="60" w:after="60" w:line="240" w:lineRule="auto"/>
                                    <w:rPr>
                                      <w:rFonts w:cs="EniExpBold"/>
                                      <w:bCs/>
                                      <w:color w:val="7F7F7F"/>
                                      <w:sz w:val="20"/>
                                      <w:szCs w:val="20"/>
                                      <w:lang w:eastAsia="it-IT"/>
                                    </w:rPr>
                                  </w:pPr>
                                  <w:r w:rsidRPr="00E65E47">
                                    <w:rPr>
                                      <w:rFonts w:cs="EniExpBold"/>
                                      <w:bCs/>
                                      <w:color w:val="7F7F7F"/>
                                      <w:sz w:val="20"/>
                                      <w:szCs w:val="20"/>
                                      <w:lang w:eastAsia="it-IT"/>
                                    </w:rPr>
                                    <w:t>Date:</w:t>
                                  </w:r>
                                  <w:r w:rsidR="00E65E47" w:rsidRPr="00E65E47">
                                    <w:rPr>
                                      <w:rFonts w:cs="EniExpBold"/>
                                      <w:bCs/>
                                      <w:color w:val="7F7F7F"/>
                                      <w:sz w:val="20"/>
                                      <w:szCs w:val="20"/>
                                      <w:lang w:eastAsia="it-IT"/>
                                    </w:rPr>
                                    <w:t xml:space="preserve"> 01/04/2021</w:t>
                                  </w:r>
                                </w:p>
                              </w:tc>
                              <w:tc>
                                <w:tcPr>
                                  <w:tcW w:w="3375" w:type="dxa"/>
                                  <w:shd w:val="clear" w:color="auto" w:fill="auto"/>
                                </w:tcPr>
                                <w:p w14:paraId="14AC6842" w14:textId="77777777" w:rsidR="005234A3" w:rsidRPr="00E65E47" w:rsidRDefault="005234A3" w:rsidP="005234A3">
                                  <w:pPr>
                                    <w:pStyle w:val="ENItesto"/>
                                    <w:spacing w:before="60" w:after="60" w:line="240" w:lineRule="auto"/>
                                    <w:rPr>
                                      <w:rFonts w:cs="EniExpBold"/>
                                      <w:bCs/>
                                      <w:color w:val="7F7F7F"/>
                                      <w:sz w:val="20"/>
                                      <w:szCs w:val="20"/>
                                      <w:lang w:eastAsia="it-IT"/>
                                    </w:rPr>
                                  </w:pPr>
                                  <w:r w:rsidRPr="00E65E47">
                                    <w:rPr>
                                      <w:rFonts w:cs="EniExpBold"/>
                                      <w:bCs/>
                                      <w:color w:val="7F7F7F"/>
                                      <w:sz w:val="20"/>
                                      <w:szCs w:val="20"/>
                                      <w:lang w:eastAsia="it-IT"/>
                                    </w:rPr>
                                    <w:t>Role: Project Team</w:t>
                                  </w:r>
                                </w:p>
                              </w:tc>
                            </w:tr>
                            <w:tr w:rsidR="005234A3" w:rsidRPr="0011594C" w14:paraId="14AC6847" w14:textId="77777777" w:rsidTr="001B19F4">
                              <w:tc>
                                <w:tcPr>
                                  <w:tcW w:w="4537" w:type="dxa"/>
                                  <w:shd w:val="clear" w:color="auto" w:fill="auto"/>
                                </w:tcPr>
                                <w:p w14:paraId="14AC6844" w14:textId="77777777" w:rsidR="005234A3" w:rsidRPr="00E65E47" w:rsidRDefault="005234A3" w:rsidP="005234A3">
                                  <w:pPr>
                                    <w:pStyle w:val="ENItesto"/>
                                    <w:spacing w:before="60" w:after="60" w:line="240" w:lineRule="auto"/>
                                    <w:rPr>
                                      <w:rFonts w:cs="EniExpBold"/>
                                      <w:bCs/>
                                      <w:color w:val="7F7F7F"/>
                                      <w:sz w:val="20"/>
                                      <w:szCs w:val="20"/>
                                      <w:lang w:eastAsia="it-IT"/>
                                    </w:rPr>
                                  </w:pPr>
                                  <w:r w:rsidRPr="00E65E47">
                                    <w:rPr>
                                      <w:rFonts w:cs="EniExpBold"/>
                                      <w:bCs/>
                                      <w:color w:val="7F7F7F"/>
                                      <w:sz w:val="20"/>
                                      <w:szCs w:val="20"/>
                                      <w:lang w:eastAsia="it-IT"/>
                                    </w:rPr>
                                    <w:t>Verified by:</w:t>
                                  </w:r>
                                </w:p>
                              </w:tc>
                              <w:tc>
                                <w:tcPr>
                                  <w:tcW w:w="2153" w:type="dxa"/>
                                  <w:shd w:val="clear" w:color="auto" w:fill="auto"/>
                                </w:tcPr>
                                <w:p w14:paraId="14AC6845" w14:textId="77777777" w:rsidR="005234A3" w:rsidRPr="00E65E47" w:rsidRDefault="005234A3" w:rsidP="005234A3">
                                  <w:pPr>
                                    <w:pStyle w:val="ENItesto"/>
                                    <w:spacing w:before="60" w:after="60" w:line="240" w:lineRule="auto"/>
                                    <w:rPr>
                                      <w:rFonts w:cs="EniExpBold"/>
                                      <w:bCs/>
                                      <w:color w:val="7F7F7F"/>
                                      <w:sz w:val="20"/>
                                      <w:szCs w:val="20"/>
                                      <w:lang w:eastAsia="it-IT"/>
                                    </w:rPr>
                                  </w:pPr>
                                  <w:r w:rsidRPr="00E65E47">
                                    <w:rPr>
                                      <w:rFonts w:cs="EniExpBold"/>
                                      <w:bCs/>
                                      <w:color w:val="7F7F7F"/>
                                      <w:sz w:val="20"/>
                                      <w:szCs w:val="20"/>
                                      <w:lang w:eastAsia="it-IT"/>
                                    </w:rPr>
                                    <w:t>Date:</w:t>
                                  </w:r>
                                </w:p>
                              </w:tc>
                              <w:tc>
                                <w:tcPr>
                                  <w:tcW w:w="3375" w:type="dxa"/>
                                  <w:shd w:val="clear" w:color="auto" w:fill="auto"/>
                                </w:tcPr>
                                <w:p w14:paraId="14AC6846" w14:textId="77777777" w:rsidR="005234A3" w:rsidRPr="00E65E47" w:rsidRDefault="005234A3" w:rsidP="005234A3">
                                  <w:pPr>
                                    <w:pStyle w:val="ENItesto"/>
                                    <w:spacing w:before="60" w:after="60" w:line="240" w:lineRule="auto"/>
                                    <w:rPr>
                                      <w:rFonts w:cs="EniExpBold"/>
                                      <w:bCs/>
                                      <w:color w:val="7F7F7F"/>
                                      <w:sz w:val="20"/>
                                      <w:szCs w:val="20"/>
                                      <w:lang w:eastAsia="it-IT"/>
                                    </w:rPr>
                                  </w:pPr>
                                  <w:r w:rsidRPr="00E65E47">
                                    <w:rPr>
                                      <w:rFonts w:cs="EniExpBold"/>
                                      <w:bCs/>
                                      <w:color w:val="7F7F7F"/>
                                      <w:sz w:val="20"/>
                                      <w:szCs w:val="20"/>
                                      <w:lang w:eastAsia="it-IT"/>
                                    </w:rPr>
                                    <w:t>Role: Project Manager ICT</w:t>
                                  </w:r>
                                </w:p>
                              </w:tc>
                            </w:tr>
                          </w:tbl>
                          <w:p w14:paraId="14AC6848" w14:textId="77777777" w:rsidR="0033766A" w:rsidRPr="00C66787" w:rsidRDefault="0033766A" w:rsidP="00D920D4">
                            <w:pPr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lang w:eastAsia="it-IT"/>
                              </w:rPr>
                            </w:pPr>
                          </w:p>
                          <w:p w14:paraId="14AC6849" w14:textId="77777777" w:rsidR="0033766A" w:rsidRDefault="0033766A"/>
                          <w:p w14:paraId="14AC684A" w14:textId="77777777" w:rsidR="0033766A" w:rsidRPr="00C66787" w:rsidRDefault="0033766A" w:rsidP="00D920D4">
                            <w:pPr>
                              <w:rPr>
                                <w:rFonts w:ascii="Verdana" w:hAnsi="Verdana" w:cs="EniExpBold"/>
                                <w:b/>
                                <w:bCs/>
                                <w:color w:val="7F7F7F"/>
                                <w:lang w:eastAsia="it-IT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AC6821" id="Casella di testo 2" o:spid="_x0000_s1030" type="#_x0000_t202" style="position:absolute;margin-left:-.05pt;margin-top:463.7pt;width:534pt;height:124.5pt;z-index:251665408;visibility:visible;mso-wrap-style:square;mso-width-percent:0;mso-height-percent:0;mso-wrap-distance-left:9pt;mso-wrap-distance-top:13mm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" filled="f" stroked="f">
                <v:textbox inset="0,0,,0">
                  <w:txbxContent>
                    <w:p w14:paraId="14AC683F" w14:textId="77777777" w:rsidR="0033766A" w:rsidRDefault="0033766A" w:rsidP="00D920D4">
                      <w:pPr>
                        <w:rPr>
                          <w:rFonts w:ascii="Verdana" w:hAnsi="Verdana"/>
                          <w:sz w:val="22"/>
                        </w:rPr>
                      </w:pPr>
                    </w:p>
                    <w:tbl>
                      <w:tblPr>
                        <w:tblW w:w="10065" w:type="dxa"/>
                        <w:tblInd w:w="-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537"/>
                        <w:gridCol w:w="2153"/>
                        <w:gridCol w:w="3375"/>
                      </w:tblGrid>
                      <w:tr w:rsidR="005234A3" w:rsidRPr="0011594C" w14:paraId="14AC6843" w14:textId="77777777" w:rsidTr="001B19F4">
                        <w:tc>
                          <w:tcPr>
                            <w:tcW w:w="4537" w:type="dxa"/>
                            <w:shd w:val="clear" w:color="auto" w:fill="auto"/>
                          </w:tcPr>
                          <w:p w14:paraId="14AC6840" w14:textId="0609F19C" w:rsidR="005234A3" w:rsidRPr="00E65E47" w:rsidRDefault="0019420C" w:rsidP="005234A3">
                            <w:pPr>
                              <w:pStyle w:val="ENItesto"/>
                              <w:spacing w:before="60" w:after="60" w:line="240" w:lineRule="auto"/>
                              <w:rPr>
                                <w:rFonts w:cs="EniExpBold"/>
                                <w:bCs/>
                                <w:color w:val="7F7F7F"/>
                                <w:sz w:val="20"/>
                                <w:szCs w:val="20"/>
                                <w:lang w:eastAsia="it-IT"/>
                              </w:rPr>
                            </w:pPr>
                            <w:r w:rsidRPr="00E65E47">
                              <w:rPr>
                                <w:rFonts w:cs="EniExpBold"/>
                                <w:bCs/>
                                <w:color w:val="7F7F7F"/>
                                <w:sz w:val="20"/>
                                <w:szCs w:val="20"/>
                                <w:lang w:eastAsia="it-IT"/>
                              </w:rPr>
                              <w:t xml:space="preserve">Prepared </w:t>
                            </w:r>
                            <w:r w:rsidR="005234A3" w:rsidRPr="00E65E47">
                              <w:rPr>
                                <w:rFonts w:cs="EniExpBold"/>
                                <w:bCs/>
                                <w:color w:val="7F7F7F"/>
                                <w:sz w:val="20"/>
                                <w:szCs w:val="20"/>
                                <w:lang w:eastAsia="it-IT"/>
                              </w:rPr>
                              <w:t>by:</w:t>
                            </w:r>
                            <w:r w:rsidR="00E65E47" w:rsidRPr="00E65E47">
                              <w:rPr>
                                <w:rFonts w:cs="EniExpBold"/>
                                <w:bCs/>
                                <w:color w:val="7F7F7F"/>
                                <w:sz w:val="20"/>
                                <w:szCs w:val="20"/>
                                <w:lang w:eastAsia="it-IT"/>
                              </w:rPr>
                              <w:t xml:space="preserve"> GdL Reply</w:t>
                            </w:r>
                          </w:p>
                        </w:tc>
                        <w:tc>
                          <w:tcPr>
                            <w:tcW w:w="2153" w:type="dxa"/>
                            <w:shd w:val="clear" w:color="auto" w:fill="auto"/>
                          </w:tcPr>
                          <w:p w14:paraId="14AC6841" w14:textId="55A87035" w:rsidR="005234A3" w:rsidRPr="00E65E47" w:rsidRDefault="005234A3" w:rsidP="005234A3">
                            <w:pPr>
                              <w:pStyle w:val="ENItesto"/>
                              <w:spacing w:before="60" w:after="60" w:line="240" w:lineRule="auto"/>
                              <w:rPr>
                                <w:rFonts w:cs="EniExpBold"/>
                                <w:bCs/>
                                <w:color w:val="7F7F7F"/>
                                <w:sz w:val="20"/>
                                <w:szCs w:val="20"/>
                                <w:lang w:eastAsia="it-IT"/>
                              </w:rPr>
                            </w:pPr>
                            <w:r w:rsidRPr="00E65E47">
                              <w:rPr>
                                <w:rFonts w:cs="EniExpBold"/>
                                <w:bCs/>
                                <w:color w:val="7F7F7F"/>
                                <w:sz w:val="20"/>
                                <w:szCs w:val="20"/>
                                <w:lang w:eastAsia="it-IT"/>
                              </w:rPr>
                              <w:t>Date:</w:t>
                            </w:r>
                            <w:r w:rsidR="00E65E47" w:rsidRPr="00E65E47">
                              <w:rPr>
                                <w:rFonts w:cs="EniExpBold"/>
                                <w:bCs/>
                                <w:color w:val="7F7F7F"/>
                                <w:sz w:val="20"/>
                                <w:szCs w:val="20"/>
                                <w:lang w:eastAsia="it-IT"/>
                              </w:rPr>
                              <w:t xml:space="preserve"> 01/04/2021</w:t>
                            </w:r>
                          </w:p>
                        </w:tc>
                        <w:tc>
                          <w:tcPr>
                            <w:tcW w:w="3375" w:type="dxa"/>
                            <w:shd w:val="clear" w:color="auto" w:fill="auto"/>
                          </w:tcPr>
                          <w:p w14:paraId="14AC6842" w14:textId="77777777" w:rsidR="005234A3" w:rsidRPr="00E65E47" w:rsidRDefault="005234A3" w:rsidP="005234A3">
                            <w:pPr>
                              <w:pStyle w:val="ENItesto"/>
                              <w:spacing w:before="60" w:after="60" w:line="240" w:lineRule="auto"/>
                              <w:rPr>
                                <w:rFonts w:cs="EniExpBold"/>
                                <w:bCs/>
                                <w:color w:val="7F7F7F"/>
                                <w:sz w:val="20"/>
                                <w:szCs w:val="20"/>
                                <w:lang w:eastAsia="it-IT"/>
                              </w:rPr>
                            </w:pPr>
                            <w:r w:rsidRPr="00E65E47">
                              <w:rPr>
                                <w:rFonts w:cs="EniExpBold"/>
                                <w:bCs/>
                                <w:color w:val="7F7F7F"/>
                                <w:sz w:val="20"/>
                                <w:szCs w:val="20"/>
                                <w:lang w:eastAsia="it-IT"/>
                              </w:rPr>
                              <w:t>Role: Project Team</w:t>
                            </w:r>
                          </w:p>
                        </w:tc>
                      </w:tr>
                      <w:tr w:rsidR="005234A3" w:rsidRPr="0011594C" w14:paraId="14AC6847" w14:textId="77777777" w:rsidTr="001B19F4">
                        <w:tc>
                          <w:tcPr>
                            <w:tcW w:w="4537" w:type="dxa"/>
                            <w:shd w:val="clear" w:color="auto" w:fill="auto"/>
                          </w:tcPr>
                          <w:p w14:paraId="14AC6844" w14:textId="77777777" w:rsidR="005234A3" w:rsidRPr="00E65E47" w:rsidRDefault="005234A3" w:rsidP="005234A3">
                            <w:pPr>
                              <w:pStyle w:val="ENItesto"/>
                              <w:spacing w:before="60" w:after="60" w:line="240" w:lineRule="auto"/>
                              <w:rPr>
                                <w:rFonts w:cs="EniExpBold"/>
                                <w:bCs/>
                                <w:color w:val="7F7F7F"/>
                                <w:sz w:val="20"/>
                                <w:szCs w:val="20"/>
                                <w:lang w:eastAsia="it-IT"/>
                              </w:rPr>
                            </w:pPr>
                            <w:r w:rsidRPr="00E65E47">
                              <w:rPr>
                                <w:rFonts w:cs="EniExpBold"/>
                                <w:bCs/>
                                <w:color w:val="7F7F7F"/>
                                <w:sz w:val="20"/>
                                <w:szCs w:val="20"/>
                                <w:lang w:eastAsia="it-IT"/>
                              </w:rPr>
                              <w:t>Verified by:</w:t>
                            </w:r>
                          </w:p>
                        </w:tc>
                        <w:tc>
                          <w:tcPr>
                            <w:tcW w:w="2153" w:type="dxa"/>
                            <w:shd w:val="clear" w:color="auto" w:fill="auto"/>
                          </w:tcPr>
                          <w:p w14:paraId="14AC6845" w14:textId="77777777" w:rsidR="005234A3" w:rsidRPr="00E65E47" w:rsidRDefault="005234A3" w:rsidP="005234A3">
                            <w:pPr>
                              <w:pStyle w:val="ENItesto"/>
                              <w:spacing w:before="60" w:after="60" w:line="240" w:lineRule="auto"/>
                              <w:rPr>
                                <w:rFonts w:cs="EniExpBold"/>
                                <w:bCs/>
                                <w:color w:val="7F7F7F"/>
                                <w:sz w:val="20"/>
                                <w:szCs w:val="20"/>
                                <w:lang w:eastAsia="it-IT"/>
                              </w:rPr>
                            </w:pPr>
                            <w:r w:rsidRPr="00E65E47">
                              <w:rPr>
                                <w:rFonts w:cs="EniExpBold"/>
                                <w:bCs/>
                                <w:color w:val="7F7F7F"/>
                                <w:sz w:val="20"/>
                                <w:szCs w:val="20"/>
                                <w:lang w:eastAsia="it-IT"/>
                              </w:rPr>
                              <w:t>Date:</w:t>
                            </w:r>
                          </w:p>
                        </w:tc>
                        <w:tc>
                          <w:tcPr>
                            <w:tcW w:w="3375" w:type="dxa"/>
                            <w:shd w:val="clear" w:color="auto" w:fill="auto"/>
                          </w:tcPr>
                          <w:p w14:paraId="14AC6846" w14:textId="77777777" w:rsidR="005234A3" w:rsidRPr="00E65E47" w:rsidRDefault="005234A3" w:rsidP="005234A3">
                            <w:pPr>
                              <w:pStyle w:val="ENItesto"/>
                              <w:spacing w:before="60" w:after="60" w:line="240" w:lineRule="auto"/>
                              <w:rPr>
                                <w:rFonts w:cs="EniExpBold"/>
                                <w:bCs/>
                                <w:color w:val="7F7F7F"/>
                                <w:sz w:val="20"/>
                                <w:szCs w:val="20"/>
                                <w:lang w:eastAsia="it-IT"/>
                              </w:rPr>
                            </w:pPr>
                            <w:r w:rsidRPr="00E65E47">
                              <w:rPr>
                                <w:rFonts w:cs="EniExpBold"/>
                                <w:bCs/>
                                <w:color w:val="7F7F7F"/>
                                <w:sz w:val="20"/>
                                <w:szCs w:val="20"/>
                                <w:lang w:eastAsia="it-IT"/>
                              </w:rPr>
                              <w:t>Role: Project Manager ICT</w:t>
                            </w:r>
                          </w:p>
                        </w:tc>
                      </w:tr>
                    </w:tbl>
                    <w:p w14:paraId="14AC6848" w14:textId="77777777" w:rsidR="0033766A" w:rsidRPr="00C66787" w:rsidRDefault="0033766A" w:rsidP="00D920D4">
                      <w:pPr>
                        <w:rPr>
                          <w:rFonts w:ascii="Verdana" w:hAnsi="Verdana" w:cs="EniExpBold"/>
                          <w:b/>
                          <w:bCs/>
                          <w:color w:val="7F7F7F"/>
                          <w:lang w:eastAsia="it-IT"/>
                        </w:rPr>
                      </w:pPr>
                    </w:p>
                    <w:p w14:paraId="14AC6849" w14:textId="77777777" w:rsidR="0033766A" w:rsidRDefault="0033766A"/>
                    <w:p w14:paraId="14AC684A" w14:textId="77777777" w:rsidR="0033766A" w:rsidRPr="00C66787" w:rsidRDefault="0033766A" w:rsidP="00D920D4">
                      <w:pPr>
                        <w:rPr>
                          <w:rFonts w:ascii="Verdana" w:hAnsi="Verdana" w:cs="EniExpBold"/>
                          <w:b/>
                          <w:bCs/>
                          <w:color w:val="7F7F7F"/>
                          <w:lang w:eastAsia="it-IT"/>
                        </w:rPr>
                      </w:pPr>
                    </w:p>
                  </w:txbxContent>
                </v:textbox>
                <w10:wrap type="tight" side="left" anchorx="margin" anchory="margin"/>
              </v:shape>
            </w:pict>
          </mc:Fallback>
        </mc:AlternateContent>
      </w:r>
      <w:r w:rsidR="00075545">
        <w:rPr>
          <w:rFonts w:cs="EniExpBold"/>
          <w:b/>
          <w:bCs/>
          <w:color w:val="7F7F7F"/>
          <w:lang w:eastAsia="it-IT"/>
        </w:rPr>
        <w:br w:type="page"/>
      </w:r>
    </w:p>
    <w:p w14:paraId="14AC67C9" w14:textId="77777777" w:rsidR="005234A3" w:rsidRDefault="005234A3" w:rsidP="005234A3">
      <w:pPr>
        <w:pStyle w:val="ENItesto"/>
        <w:spacing w:before="120"/>
        <w:rPr>
          <w:rFonts w:cs="EniExpBold"/>
          <w:b/>
          <w:bCs/>
          <w:color w:val="7F7F7F"/>
          <w:sz w:val="24"/>
          <w:szCs w:val="24"/>
          <w:lang w:eastAsia="it-IT"/>
        </w:rPr>
      </w:pPr>
      <w:r w:rsidRPr="003A179E">
        <w:rPr>
          <w:rFonts w:cs="EniExpBold"/>
          <w:b/>
          <w:bCs/>
          <w:color w:val="7F7F7F"/>
          <w:sz w:val="24"/>
          <w:szCs w:val="24"/>
          <w:lang w:eastAsia="it-IT"/>
        </w:rPr>
        <w:lastRenderedPageBreak/>
        <w:t>Versions history</w:t>
      </w:r>
    </w:p>
    <w:p w14:paraId="14AC67CA" w14:textId="77777777" w:rsidR="005234A3" w:rsidRPr="003A179E" w:rsidRDefault="005234A3" w:rsidP="005234A3">
      <w:pPr>
        <w:pStyle w:val="ENItesto"/>
        <w:spacing w:before="120"/>
        <w:rPr>
          <w:rFonts w:cs="EniExpBold"/>
          <w:b/>
          <w:bCs/>
          <w:color w:val="7F7F7F"/>
          <w:sz w:val="24"/>
          <w:szCs w:val="24"/>
          <w:lang w:eastAsia="it-IT"/>
        </w:rPr>
      </w:pPr>
    </w:p>
    <w:tbl>
      <w:tblPr>
        <w:tblW w:w="9781" w:type="dxa"/>
        <w:tblInd w:w="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4820"/>
        <w:gridCol w:w="1417"/>
        <w:gridCol w:w="2694"/>
      </w:tblGrid>
      <w:tr w:rsidR="005234A3" w:rsidRPr="003A179E" w14:paraId="14AC67CF" w14:textId="77777777" w:rsidTr="003D33DE">
        <w:tc>
          <w:tcPr>
            <w:tcW w:w="850" w:type="dxa"/>
            <w:shd w:val="pct15" w:color="auto" w:fill="FFFFFF"/>
          </w:tcPr>
          <w:p w14:paraId="14AC67CB" w14:textId="77777777" w:rsidR="005234A3" w:rsidRPr="003A179E" w:rsidRDefault="005234A3" w:rsidP="003D33DE">
            <w:pPr>
              <w:pStyle w:val="ENItesto"/>
              <w:spacing w:before="60" w:after="60" w:line="240" w:lineRule="auto"/>
              <w:jc w:val="center"/>
              <w:rPr>
                <w:rFonts w:cs="EniExpBold"/>
                <w:b/>
                <w:bCs/>
                <w:color w:val="7F7F7F"/>
                <w:lang w:eastAsia="it-IT"/>
              </w:rPr>
            </w:pPr>
            <w:r w:rsidRPr="003A179E">
              <w:rPr>
                <w:rFonts w:cs="EniExpBold"/>
                <w:b/>
                <w:bCs/>
                <w:color w:val="7F7F7F"/>
                <w:lang w:eastAsia="it-IT"/>
              </w:rPr>
              <w:t>Ver.</w:t>
            </w:r>
          </w:p>
        </w:tc>
        <w:tc>
          <w:tcPr>
            <w:tcW w:w="4820" w:type="dxa"/>
            <w:shd w:val="pct15" w:color="auto" w:fill="FFFFFF"/>
          </w:tcPr>
          <w:p w14:paraId="14AC67CC" w14:textId="77777777" w:rsidR="005234A3" w:rsidRPr="003A179E" w:rsidRDefault="005234A3" w:rsidP="003D33DE">
            <w:pPr>
              <w:pStyle w:val="ENItesto"/>
              <w:spacing w:before="60" w:after="60" w:line="240" w:lineRule="auto"/>
              <w:jc w:val="center"/>
              <w:rPr>
                <w:rFonts w:cs="EniExpBold"/>
                <w:b/>
                <w:bCs/>
                <w:color w:val="7F7F7F"/>
                <w:lang w:eastAsia="it-IT"/>
              </w:rPr>
            </w:pPr>
            <w:r w:rsidRPr="003A179E">
              <w:rPr>
                <w:rFonts w:cs="EniExpBold"/>
                <w:b/>
                <w:bCs/>
                <w:color w:val="7F7F7F"/>
                <w:lang w:eastAsia="it-IT"/>
              </w:rPr>
              <w:t>Description</w:t>
            </w:r>
          </w:p>
        </w:tc>
        <w:tc>
          <w:tcPr>
            <w:tcW w:w="1417" w:type="dxa"/>
            <w:shd w:val="pct15" w:color="auto" w:fill="FFFFFF"/>
          </w:tcPr>
          <w:p w14:paraId="14AC67CD" w14:textId="77777777" w:rsidR="005234A3" w:rsidRPr="003A179E" w:rsidRDefault="005234A3" w:rsidP="003D33DE">
            <w:pPr>
              <w:pStyle w:val="ENItesto"/>
              <w:spacing w:before="60" w:after="60" w:line="240" w:lineRule="auto"/>
              <w:jc w:val="center"/>
              <w:rPr>
                <w:rFonts w:cs="EniExpBold"/>
                <w:b/>
                <w:bCs/>
                <w:color w:val="7F7F7F"/>
                <w:lang w:eastAsia="it-IT"/>
              </w:rPr>
            </w:pPr>
            <w:r w:rsidRPr="003A179E">
              <w:rPr>
                <w:rFonts w:cs="EniExpBold"/>
                <w:b/>
                <w:bCs/>
                <w:color w:val="7F7F7F"/>
                <w:lang w:eastAsia="it-IT"/>
              </w:rPr>
              <w:t>Date</w:t>
            </w:r>
          </w:p>
        </w:tc>
        <w:tc>
          <w:tcPr>
            <w:tcW w:w="2694" w:type="dxa"/>
            <w:shd w:val="pct15" w:color="auto" w:fill="FFFFFF"/>
          </w:tcPr>
          <w:p w14:paraId="14AC67CE" w14:textId="77777777" w:rsidR="005234A3" w:rsidRPr="003A179E" w:rsidRDefault="005234A3" w:rsidP="003D33DE">
            <w:pPr>
              <w:pStyle w:val="ENItesto"/>
              <w:spacing w:before="60" w:after="60" w:line="240" w:lineRule="auto"/>
              <w:jc w:val="center"/>
              <w:rPr>
                <w:rFonts w:cs="EniExpBold"/>
                <w:b/>
                <w:bCs/>
                <w:color w:val="7F7F7F"/>
                <w:lang w:eastAsia="it-IT"/>
              </w:rPr>
            </w:pPr>
            <w:r w:rsidRPr="003A179E">
              <w:rPr>
                <w:rFonts w:cs="EniExpBold"/>
                <w:b/>
                <w:bCs/>
                <w:color w:val="7F7F7F"/>
                <w:lang w:eastAsia="it-IT"/>
              </w:rPr>
              <w:t>Author</w:t>
            </w:r>
          </w:p>
        </w:tc>
      </w:tr>
      <w:tr w:rsidR="005234A3" w:rsidRPr="003A179E" w14:paraId="14AC67D4" w14:textId="77777777" w:rsidTr="003D33DE">
        <w:trPr>
          <w:trHeight w:val="326"/>
        </w:trPr>
        <w:tc>
          <w:tcPr>
            <w:tcW w:w="850" w:type="dxa"/>
          </w:tcPr>
          <w:p w14:paraId="14AC67D0" w14:textId="77777777" w:rsidR="005234A3" w:rsidRPr="00E65E47" w:rsidRDefault="005234A3" w:rsidP="003D33DE">
            <w:pPr>
              <w:pStyle w:val="ENItesto"/>
              <w:spacing w:before="60" w:after="60" w:line="240" w:lineRule="auto"/>
              <w:rPr>
                <w:rFonts w:cs="EniExpBold"/>
                <w:bCs/>
                <w:color w:val="7F7F7F"/>
                <w:sz w:val="20"/>
                <w:szCs w:val="20"/>
                <w:lang w:eastAsia="it-IT"/>
              </w:rPr>
            </w:pPr>
            <w:r w:rsidRPr="00E65E47">
              <w:rPr>
                <w:rFonts w:cs="EniExpBold"/>
                <w:bCs/>
                <w:color w:val="7F7F7F"/>
                <w:sz w:val="20"/>
                <w:szCs w:val="20"/>
                <w:lang w:eastAsia="it-IT"/>
              </w:rPr>
              <w:t>01</w:t>
            </w:r>
          </w:p>
        </w:tc>
        <w:tc>
          <w:tcPr>
            <w:tcW w:w="4820" w:type="dxa"/>
          </w:tcPr>
          <w:p w14:paraId="14AC67D1" w14:textId="77777777" w:rsidR="005234A3" w:rsidRPr="00E65E47" w:rsidRDefault="005234A3" w:rsidP="003D33DE">
            <w:pPr>
              <w:pStyle w:val="ENItesto"/>
              <w:spacing w:before="60" w:after="60" w:line="240" w:lineRule="auto"/>
              <w:rPr>
                <w:rFonts w:cs="EniExpBold"/>
                <w:bCs/>
                <w:color w:val="7F7F7F"/>
                <w:sz w:val="20"/>
                <w:szCs w:val="20"/>
                <w:lang w:eastAsia="it-IT"/>
              </w:rPr>
            </w:pPr>
            <w:r w:rsidRPr="00E65E47">
              <w:rPr>
                <w:rFonts w:cs="EniExpBold"/>
                <w:bCs/>
                <w:color w:val="7F7F7F"/>
                <w:sz w:val="20"/>
                <w:szCs w:val="20"/>
                <w:lang w:eastAsia="it-IT"/>
              </w:rPr>
              <w:t>Prima stesura del documento</w:t>
            </w:r>
          </w:p>
        </w:tc>
        <w:tc>
          <w:tcPr>
            <w:tcW w:w="1417" w:type="dxa"/>
          </w:tcPr>
          <w:p w14:paraId="14AC67D2" w14:textId="3B318084" w:rsidR="005234A3" w:rsidRPr="00E65E47" w:rsidRDefault="00E65E47" w:rsidP="003D33DE">
            <w:pPr>
              <w:pStyle w:val="ENItesto"/>
              <w:spacing w:before="60" w:after="60" w:line="240" w:lineRule="auto"/>
              <w:rPr>
                <w:rFonts w:cs="EniExpBold"/>
                <w:bCs/>
                <w:color w:val="7F7F7F"/>
                <w:sz w:val="20"/>
                <w:szCs w:val="20"/>
                <w:lang w:eastAsia="it-IT"/>
              </w:rPr>
            </w:pPr>
            <w:r w:rsidRPr="00E65E47">
              <w:rPr>
                <w:rFonts w:cs="EniExpBold"/>
                <w:bCs/>
                <w:color w:val="7F7F7F"/>
                <w:sz w:val="20"/>
                <w:szCs w:val="20"/>
                <w:lang w:eastAsia="it-IT"/>
              </w:rPr>
              <w:t>0</w:t>
            </w:r>
            <w:r w:rsidR="00C66D3D">
              <w:rPr>
                <w:rFonts w:cs="EniExpBold"/>
                <w:bCs/>
                <w:color w:val="7F7F7F"/>
                <w:sz w:val="20"/>
                <w:szCs w:val="20"/>
                <w:lang w:eastAsia="it-IT"/>
              </w:rPr>
              <w:t>7</w:t>
            </w:r>
            <w:r w:rsidRPr="00E65E47">
              <w:rPr>
                <w:rFonts w:cs="EniExpBold"/>
                <w:bCs/>
                <w:color w:val="7F7F7F"/>
                <w:sz w:val="20"/>
                <w:szCs w:val="20"/>
                <w:lang w:eastAsia="it-IT"/>
              </w:rPr>
              <w:t>/04/2021</w:t>
            </w:r>
          </w:p>
        </w:tc>
        <w:tc>
          <w:tcPr>
            <w:tcW w:w="2694" w:type="dxa"/>
          </w:tcPr>
          <w:p w14:paraId="14AC67D3" w14:textId="13386291" w:rsidR="005234A3" w:rsidRPr="00E65E47" w:rsidRDefault="00C66D3D" w:rsidP="003D33DE">
            <w:pPr>
              <w:pStyle w:val="ENItesto"/>
              <w:spacing w:before="60" w:after="60" w:line="240" w:lineRule="auto"/>
              <w:rPr>
                <w:rFonts w:cs="EniExpBold"/>
                <w:bCs/>
                <w:color w:val="7F7F7F"/>
                <w:sz w:val="20"/>
                <w:szCs w:val="20"/>
                <w:lang w:eastAsia="it-IT"/>
              </w:rPr>
            </w:pPr>
            <w:r>
              <w:rPr>
                <w:rFonts w:cs="EniExpBold"/>
                <w:bCs/>
                <w:color w:val="7F7F7F"/>
                <w:sz w:val="20"/>
                <w:szCs w:val="20"/>
                <w:lang w:eastAsia="it-IT"/>
              </w:rPr>
              <w:t>Marco Iannaccone</w:t>
            </w:r>
          </w:p>
        </w:tc>
      </w:tr>
      <w:tr w:rsidR="005234A3" w:rsidRPr="003A179E" w14:paraId="14AC67D9" w14:textId="77777777" w:rsidTr="003D33DE">
        <w:trPr>
          <w:trHeight w:val="326"/>
        </w:trPr>
        <w:tc>
          <w:tcPr>
            <w:tcW w:w="850" w:type="dxa"/>
          </w:tcPr>
          <w:p w14:paraId="14AC67D5" w14:textId="65803D13" w:rsidR="005234A3" w:rsidRPr="00E65E47" w:rsidRDefault="006078E3" w:rsidP="003D33DE">
            <w:pPr>
              <w:pStyle w:val="ENItesto"/>
              <w:spacing w:before="60" w:after="60" w:line="240" w:lineRule="auto"/>
              <w:rPr>
                <w:rFonts w:cs="EniExpBold"/>
                <w:bCs/>
                <w:color w:val="7F7F7F"/>
                <w:sz w:val="20"/>
                <w:szCs w:val="20"/>
                <w:lang w:eastAsia="it-IT"/>
              </w:rPr>
            </w:pPr>
            <w:r>
              <w:rPr>
                <w:rFonts w:cs="EniExpBold"/>
                <w:bCs/>
                <w:color w:val="7F7F7F"/>
                <w:sz w:val="20"/>
                <w:szCs w:val="20"/>
                <w:lang w:eastAsia="it-IT"/>
              </w:rPr>
              <w:t>02</w:t>
            </w:r>
          </w:p>
        </w:tc>
        <w:tc>
          <w:tcPr>
            <w:tcW w:w="4820" w:type="dxa"/>
          </w:tcPr>
          <w:p w14:paraId="14AC67D6" w14:textId="250FEBDA" w:rsidR="005234A3" w:rsidRPr="00E65E47" w:rsidRDefault="006078E3" w:rsidP="003D33DE">
            <w:pPr>
              <w:pStyle w:val="ENItesto"/>
              <w:spacing w:before="60" w:after="60" w:line="240" w:lineRule="auto"/>
              <w:rPr>
                <w:rFonts w:cs="EniExpBold"/>
                <w:bCs/>
                <w:color w:val="7F7F7F"/>
                <w:sz w:val="20"/>
                <w:szCs w:val="20"/>
                <w:lang w:eastAsia="it-IT"/>
              </w:rPr>
            </w:pPr>
            <w:r>
              <w:rPr>
                <w:rFonts w:cs="EniExpBold"/>
                <w:bCs/>
                <w:color w:val="7F7F7F"/>
                <w:sz w:val="20"/>
                <w:szCs w:val="20"/>
                <w:lang w:eastAsia="it-IT"/>
              </w:rPr>
              <w:t>Revisione nomenclature</w:t>
            </w:r>
          </w:p>
        </w:tc>
        <w:tc>
          <w:tcPr>
            <w:tcW w:w="1417" w:type="dxa"/>
          </w:tcPr>
          <w:p w14:paraId="14AC67D7" w14:textId="040351FF" w:rsidR="005234A3" w:rsidRPr="00E65E47" w:rsidRDefault="006078E3" w:rsidP="003D33DE">
            <w:pPr>
              <w:pStyle w:val="ENItesto"/>
              <w:spacing w:before="60" w:after="60" w:line="240" w:lineRule="auto"/>
              <w:rPr>
                <w:rFonts w:cs="EniExpBold"/>
                <w:bCs/>
                <w:color w:val="7F7F7F"/>
                <w:sz w:val="20"/>
                <w:szCs w:val="20"/>
                <w:lang w:eastAsia="it-IT"/>
              </w:rPr>
            </w:pPr>
            <w:r>
              <w:rPr>
                <w:rFonts w:cs="EniExpBold"/>
                <w:bCs/>
                <w:color w:val="7F7F7F"/>
                <w:sz w:val="20"/>
                <w:szCs w:val="20"/>
                <w:lang w:eastAsia="it-IT"/>
              </w:rPr>
              <w:t xml:space="preserve">23/04/2021 </w:t>
            </w:r>
          </w:p>
        </w:tc>
        <w:tc>
          <w:tcPr>
            <w:tcW w:w="2694" w:type="dxa"/>
          </w:tcPr>
          <w:p w14:paraId="14AC67D8" w14:textId="62C59C02" w:rsidR="005234A3" w:rsidRPr="00E65E47" w:rsidRDefault="006078E3" w:rsidP="003D33DE">
            <w:pPr>
              <w:pStyle w:val="ENItesto"/>
              <w:spacing w:before="60" w:after="60" w:line="240" w:lineRule="auto"/>
              <w:rPr>
                <w:rFonts w:cs="EniExpBold"/>
                <w:bCs/>
                <w:color w:val="7F7F7F"/>
                <w:sz w:val="20"/>
                <w:szCs w:val="20"/>
                <w:lang w:eastAsia="it-IT"/>
              </w:rPr>
            </w:pPr>
            <w:r>
              <w:rPr>
                <w:rFonts w:cs="EniExpBold"/>
                <w:bCs/>
                <w:color w:val="7F7F7F"/>
                <w:sz w:val="20"/>
                <w:szCs w:val="20"/>
                <w:lang w:eastAsia="it-IT"/>
              </w:rPr>
              <w:t>Luca Mantovani</w:t>
            </w:r>
          </w:p>
        </w:tc>
      </w:tr>
      <w:tr w:rsidR="005234A3" w:rsidRPr="003A179E" w14:paraId="14AC67DE" w14:textId="77777777" w:rsidTr="003D33DE">
        <w:trPr>
          <w:trHeight w:val="326"/>
        </w:trPr>
        <w:tc>
          <w:tcPr>
            <w:tcW w:w="850" w:type="dxa"/>
          </w:tcPr>
          <w:p w14:paraId="14AC67DA" w14:textId="77777777" w:rsidR="005234A3" w:rsidRPr="00E65E47" w:rsidRDefault="005234A3" w:rsidP="003D33DE">
            <w:pPr>
              <w:pStyle w:val="ENItesto"/>
              <w:spacing w:before="60" w:after="60" w:line="240" w:lineRule="auto"/>
              <w:rPr>
                <w:rFonts w:cs="EniExpBold"/>
                <w:bCs/>
                <w:color w:val="7F7F7F"/>
                <w:sz w:val="20"/>
                <w:szCs w:val="20"/>
                <w:lang w:eastAsia="it-IT"/>
              </w:rPr>
            </w:pPr>
            <w:r w:rsidRPr="00E65E47">
              <w:rPr>
                <w:rFonts w:cs="EniExpBold"/>
                <w:bCs/>
                <w:color w:val="7F7F7F"/>
                <w:sz w:val="20"/>
                <w:szCs w:val="20"/>
                <w:lang w:eastAsia="it-IT"/>
              </w:rPr>
              <w:t>…</w:t>
            </w:r>
          </w:p>
        </w:tc>
        <w:tc>
          <w:tcPr>
            <w:tcW w:w="4820" w:type="dxa"/>
          </w:tcPr>
          <w:p w14:paraId="14AC67DB" w14:textId="77777777" w:rsidR="005234A3" w:rsidRPr="00E65E47" w:rsidRDefault="005234A3" w:rsidP="003D33DE">
            <w:pPr>
              <w:pStyle w:val="ENItesto"/>
              <w:spacing w:before="60" w:after="60" w:line="240" w:lineRule="auto"/>
              <w:rPr>
                <w:rFonts w:cs="EniExpBold"/>
                <w:bCs/>
                <w:color w:val="7F7F7F"/>
                <w:sz w:val="20"/>
                <w:szCs w:val="20"/>
                <w:lang w:eastAsia="it-IT"/>
              </w:rPr>
            </w:pPr>
          </w:p>
        </w:tc>
        <w:tc>
          <w:tcPr>
            <w:tcW w:w="1417" w:type="dxa"/>
          </w:tcPr>
          <w:p w14:paraId="14AC67DC" w14:textId="77777777" w:rsidR="005234A3" w:rsidRPr="00E65E47" w:rsidRDefault="005234A3" w:rsidP="003D33DE">
            <w:pPr>
              <w:pStyle w:val="ENItesto"/>
              <w:spacing w:before="60" w:after="60" w:line="240" w:lineRule="auto"/>
              <w:rPr>
                <w:rFonts w:cs="EniExpBold"/>
                <w:bCs/>
                <w:color w:val="7F7F7F"/>
                <w:sz w:val="20"/>
                <w:szCs w:val="20"/>
                <w:lang w:eastAsia="it-IT"/>
              </w:rPr>
            </w:pPr>
          </w:p>
        </w:tc>
        <w:tc>
          <w:tcPr>
            <w:tcW w:w="2694" w:type="dxa"/>
          </w:tcPr>
          <w:p w14:paraId="14AC67DD" w14:textId="77777777" w:rsidR="005234A3" w:rsidRPr="00E65E47" w:rsidRDefault="005234A3" w:rsidP="003D33DE">
            <w:pPr>
              <w:pStyle w:val="ENItesto"/>
              <w:spacing w:before="60" w:after="60" w:line="240" w:lineRule="auto"/>
              <w:rPr>
                <w:rFonts w:cs="EniExpBold"/>
                <w:bCs/>
                <w:color w:val="7F7F7F"/>
                <w:sz w:val="20"/>
                <w:szCs w:val="20"/>
                <w:lang w:eastAsia="it-IT"/>
              </w:rPr>
            </w:pPr>
          </w:p>
        </w:tc>
      </w:tr>
    </w:tbl>
    <w:p w14:paraId="14AC67DF" w14:textId="77777777" w:rsidR="005234A3" w:rsidRPr="00145471" w:rsidRDefault="005234A3" w:rsidP="005234A3">
      <w:pPr>
        <w:rPr>
          <w:rFonts w:cs="EniExpBold"/>
          <w:lang w:eastAsia="it-IT"/>
        </w:rPr>
      </w:pPr>
    </w:p>
    <w:p w14:paraId="14AC67E0" w14:textId="77777777" w:rsidR="005234A3" w:rsidRPr="00145471" w:rsidRDefault="005234A3" w:rsidP="005234A3">
      <w:pPr>
        <w:rPr>
          <w:rFonts w:cs="EniExpBold"/>
          <w:lang w:eastAsia="it-IT"/>
        </w:rPr>
      </w:pPr>
    </w:p>
    <w:p w14:paraId="14AC67E1" w14:textId="77777777" w:rsidR="005234A3" w:rsidRDefault="005234A3" w:rsidP="005234A3">
      <w:pPr>
        <w:pStyle w:val="ENItesto"/>
        <w:spacing w:before="120"/>
        <w:rPr>
          <w:rFonts w:cs="EniExpBold"/>
          <w:b/>
          <w:bCs/>
          <w:color w:val="7F7F7F"/>
          <w:lang w:eastAsia="it-IT"/>
        </w:rPr>
      </w:pPr>
      <w:r>
        <w:rPr>
          <w:rFonts w:cs="EniExpBold"/>
          <w:b/>
          <w:bCs/>
          <w:color w:val="7F7F7F"/>
          <w:lang w:eastAsia="it-IT"/>
        </w:rPr>
        <w:t xml:space="preserve"> </w:t>
      </w:r>
    </w:p>
    <w:p w14:paraId="14AC67E2" w14:textId="77777777" w:rsidR="005234A3" w:rsidRDefault="005234A3">
      <w:pPr>
        <w:spacing w:after="160" w:line="259" w:lineRule="auto"/>
        <w:rPr>
          <w:rFonts w:ascii="Verdana" w:hAnsi="Verdana" w:cs="EniExpBold"/>
          <w:b/>
          <w:bCs/>
          <w:color w:val="7F7F7F"/>
          <w:sz w:val="22"/>
          <w:szCs w:val="22"/>
          <w:lang w:eastAsia="it-IT"/>
        </w:rPr>
      </w:pPr>
      <w:r>
        <w:rPr>
          <w:rFonts w:cs="EniExpBold"/>
          <w:b/>
          <w:bCs/>
          <w:color w:val="7F7F7F"/>
          <w:lang w:eastAsia="it-IT"/>
        </w:rPr>
        <w:br w:type="page"/>
      </w:r>
    </w:p>
    <w:p w14:paraId="14AC67E3" w14:textId="77777777" w:rsidR="00D920D4" w:rsidRPr="00D920D4" w:rsidRDefault="00097F44" w:rsidP="005234A3">
      <w:pPr>
        <w:pStyle w:val="ENItesto"/>
        <w:spacing w:before="120"/>
        <w:rPr>
          <w:rFonts w:cs="EniExpBold"/>
          <w:b/>
          <w:bCs/>
          <w:color w:val="7F7F7F"/>
          <w:lang w:eastAsia="it-IT"/>
        </w:rPr>
      </w:pPr>
      <w:r w:rsidRPr="00FC3E85">
        <w:rPr>
          <w:rFonts w:cs="EniExpBold"/>
          <w:b/>
          <w:bCs/>
          <w:color w:val="7F7F7F"/>
          <w:sz w:val="24"/>
          <w:szCs w:val="24"/>
          <w:lang w:eastAsia="it-IT"/>
        </w:rPr>
        <w:lastRenderedPageBreak/>
        <w:t>Sommario</w:t>
      </w:r>
      <w:r w:rsidR="001831FB">
        <w:rPr>
          <w:rFonts w:cs="EniExpBold"/>
          <w:b/>
          <w:bCs/>
          <w:color w:val="7F7F7F"/>
          <w:sz w:val="24"/>
          <w:szCs w:val="24"/>
          <w:lang w:eastAsia="it-IT"/>
        </w:rPr>
        <w:t xml:space="preserve"> / Index</w:t>
      </w:r>
    </w:p>
    <w:sdt>
      <w:sdtPr>
        <w:rPr>
          <w:rFonts w:ascii="Cambria" w:eastAsia="Cambria" w:hAnsi="Cambria" w:cs="Times New Roman"/>
          <w:color w:val="auto"/>
          <w:sz w:val="24"/>
          <w:szCs w:val="24"/>
          <w:lang w:eastAsia="en-US"/>
        </w:rPr>
        <w:id w:val="7685834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2D2E4F" w14:textId="32062B94" w:rsidR="00A81951" w:rsidRDefault="00A81951">
          <w:pPr>
            <w:pStyle w:val="Titolosommario"/>
          </w:pPr>
          <w:r>
            <w:t>Sommario</w:t>
          </w:r>
        </w:p>
        <w:p w14:paraId="673DF09A" w14:textId="3481D19A" w:rsidR="00F9119D" w:rsidRDefault="00A81951">
          <w:pPr>
            <w:pStyle w:val="Sommario1"/>
            <w:rPr>
              <w:rFonts w:asciiTheme="minorHAnsi" w:eastAsiaTheme="minorEastAsia" w:hAnsiTheme="minorHAnsi" w:cstheme="minorBidi"/>
              <w:noProof/>
              <w:szCs w:val="22"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0080953" w:history="1">
            <w:r w:rsidR="00F9119D" w:rsidRPr="000122B5">
              <w:rPr>
                <w:rStyle w:val="Collegamentoipertestuale"/>
                <w:noProof/>
              </w:rPr>
              <w:t>Modifica logiche e vincoli campo IBAN (maschere, task UI e processi)</w:t>
            </w:r>
            <w:r w:rsidR="00F9119D">
              <w:rPr>
                <w:noProof/>
                <w:webHidden/>
              </w:rPr>
              <w:tab/>
            </w:r>
            <w:r w:rsidR="00F9119D">
              <w:rPr>
                <w:noProof/>
                <w:webHidden/>
              </w:rPr>
              <w:fldChar w:fldCharType="begin"/>
            </w:r>
            <w:r w:rsidR="00F9119D">
              <w:rPr>
                <w:noProof/>
                <w:webHidden/>
              </w:rPr>
              <w:instrText xml:space="preserve"> PAGEREF _Toc70080953 \h </w:instrText>
            </w:r>
            <w:r w:rsidR="00F9119D">
              <w:rPr>
                <w:noProof/>
                <w:webHidden/>
              </w:rPr>
            </w:r>
            <w:r w:rsidR="00F9119D">
              <w:rPr>
                <w:noProof/>
                <w:webHidden/>
              </w:rPr>
              <w:fldChar w:fldCharType="separate"/>
            </w:r>
            <w:r w:rsidR="00F9119D">
              <w:rPr>
                <w:noProof/>
                <w:webHidden/>
              </w:rPr>
              <w:t>3</w:t>
            </w:r>
            <w:r w:rsidR="00F9119D">
              <w:rPr>
                <w:noProof/>
                <w:webHidden/>
              </w:rPr>
              <w:fldChar w:fldCharType="end"/>
            </w:r>
          </w:hyperlink>
        </w:p>
        <w:p w14:paraId="4E444412" w14:textId="7776E7DF" w:rsidR="00F9119D" w:rsidRDefault="005C21F2">
          <w:pPr>
            <w:pStyle w:val="Sommario1"/>
            <w:rPr>
              <w:rFonts w:asciiTheme="minorHAnsi" w:eastAsiaTheme="minorEastAsia" w:hAnsiTheme="minorHAnsi" w:cstheme="minorBidi"/>
              <w:noProof/>
              <w:szCs w:val="22"/>
              <w:lang w:eastAsia="it-IT"/>
            </w:rPr>
          </w:pPr>
          <w:hyperlink w:anchor="_Toc70080954" w:history="1">
            <w:r w:rsidR="00F9119D" w:rsidRPr="000122B5">
              <w:rPr>
                <w:rStyle w:val="Collegamentoipertestuale"/>
                <w:noProof/>
              </w:rPr>
              <w:t>Censimento manuale di un nuovo cliente filiale da CRM EMMA</w:t>
            </w:r>
            <w:r w:rsidR="00F9119D">
              <w:rPr>
                <w:noProof/>
                <w:webHidden/>
              </w:rPr>
              <w:tab/>
            </w:r>
            <w:r w:rsidR="00F9119D">
              <w:rPr>
                <w:noProof/>
                <w:webHidden/>
              </w:rPr>
              <w:fldChar w:fldCharType="begin"/>
            </w:r>
            <w:r w:rsidR="00F9119D">
              <w:rPr>
                <w:noProof/>
                <w:webHidden/>
              </w:rPr>
              <w:instrText xml:space="preserve"> PAGEREF _Toc70080954 \h </w:instrText>
            </w:r>
            <w:r w:rsidR="00F9119D">
              <w:rPr>
                <w:noProof/>
                <w:webHidden/>
              </w:rPr>
            </w:r>
            <w:r w:rsidR="00F9119D">
              <w:rPr>
                <w:noProof/>
                <w:webHidden/>
              </w:rPr>
              <w:fldChar w:fldCharType="separate"/>
            </w:r>
            <w:r w:rsidR="00F9119D">
              <w:rPr>
                <w:noProof/>
                <w:webHidden/>
              </w:rPr>
              <w:t>3</w:t>
            </w:r>
            <w:r w:rsidR="00F9119D">
              <w:rPr>
                <w:noProof/>
                <w:webHidden/>
              </w:rPr>
              <w:fldChar w:fldCharType="end"/>
            </w:r>
          </w:hyperlink>
        </w:p>
        <w:p w14:paraId="2BF4579B" w14:textId="428853FA" w:rsidR="00F9119D" w:rsidRDefault="005C21F2">
          <w:pPr>
            <w:pStyle w:val="Sommario1"/>
            <w:rPr>
              <w:rFonts w:asciiTheme="minorHAnsi" w:eastAsiaTheme="minorEastAsia" w:hAnsiTheme="minorHAnsi" w:cstheme="minorBidi"/>
              <w:noProof/>
              <w:szCs w:val="22"/>
              <w:lang w:eastAsia="it-IT"/>
            </w:rPr>
          </w:pPr>
          <w:hyperlink w:anchor="_Toc70080955" w:history="1">
            <w:r w:rsidR="00F9119D" w:rsidRPr="000122B5">
              <w:rPr>
                <w:rStyle w:val="Collegamentoipertestuale"/>
                <w:noProof/>
              </w:rPr>
              <w:t>Richiesta nuovo mandato</w:t>
            </w:r>
            <w:r w:rsidR="00F9119D">
              <w:rPr>
                <w:noProof/>
                <w:webHidden/>
              </w:rPr>
              <w:tab/>
            </w:r>
            <w:r w:rsidR="00F9119D">
              <w:rPr>
                <w:noProof/>
                <w:webHidden/>
              </w:rPr>
              <w:fldChar w:fldCharType="begin"/>
            </w:r>
            <w:r w:rsidR="00F9119D">
              <w:rPr>
                <w:noProof/>
                <w:webHidden/>
              </w:rPr>
              <w:instrText xml:space="preserve"> PAGEREF _Toc70080955 \h </w:instrText>
            </w:r>
            <w:r w:rsidR="00F9119D">
              <w:rPr>
                <w:noProof/>
                <w:webHidden/>
              </w:rPr>
            </w:r>
            <w:r w:rsidR="00F9119D">
              <w:rPr>
                <w:noProof/>
                <w:webHidden/>
              </w:rPr>
              <w:fldChar w:fldCharType="separate"/>
            </w:r>
            <w:r w:rsidR="00F9119D">
              <w:rPr>
                <w:noProof/>
                <w:webHidden/>
              </w:rPr>
              <w:t>3</w:t>
            </w:r>
            <w:r w:rsidR="00F9119D">
              <w:rPr>
                <w:noProof/>
                <w:webHidden/>
              </w:rPr>
              <w:fldChar w:fldCharType="end"/>
            </w:r>
          </w:hyperlink>
        </w:p>
        <w:p w14:paraId="31562F64" w14:textId="57D1B2D1" w:rsidR="00A81951" w:rsidRDefault="00A81951">
          <w:r>
            <w:rPr>
              <w:b/>
              <w:bCs/>
            </w:rPr>
            <w:fldChar w:fldCharType="end"/>
          </w:r>
        </w:p>
      </w:sdtContent>
    </w:sdt>
    <w:p w14:paraId="71D25FDD" w14:textId="0DB79393" w:rsidR="00394B97" w:rsidRDefault="00095DFD" w:rsidP="00095DFD">
      <w:pPr>
        <w:pStyle w:val="Titolo1"/>
      </w:pPr>
      <w:bookmarkStart w:id="12" w:name="_Toc70080953"/>
      <w:r w:rsidRPr="00095DFD">
        <w:t>Modifica logiche e vincoli campo IBAN (maschere, task UI e processi)</w:t>
      </w:r>
      <w:bookmarkEnd w:id="12"/>
    </w:p>
    <w:p w14:paraId="56A51F2E" w14:textId="140F436D" w:rsidR="00095DFD" w:rsidRDefault="00095DFD" w:rsidP="00095DFD"/>
    <w:p w14:paraId="289A55BC" w14:textId="6418A375" w:rsidR="00095DFD" w:rsidRDefault="00095DFD" w:rsidP="00095DFD">
      <w:pPr>
        <w:spacing w:line="360" w:lineRule="auto"/>
        <w:jc w:val="both"/>
      </w:pPr>
      <w:r>
        <w:t xml:space="preserve">Per la </w:t>
      </w:r>
      <w:r w:rsidRPr="00095DFD">
        <w:t xml:space="preserve">Sottoscrizione di un cliente filiale tramite Task UI </w:t>
      </w:r>
      <w:r>
        <w:t xml:space="preserve">bisogna aggiungere il campo "Bank </w:t>
      </w:r>
      <w:r w:rsidR="006078E3">
        <w:t>Country</w:t>
      </w:r>
      <w:r>
        <w:t xml:space="preserve">" al task </w:t>
      </w:r>
      <w:r w:rsidRPr="00095DFD">
        <w:t>EMMA Create Account Task</w:t>
      </w:r>
      <w:r>
        <w:t xml:space="preserve"> per farlo dobbiamo:</w:t>
      </w:r>
    </w:p>
    <w:p w14:paraId="762D8E66" w14:textId="2EBE3185" w:rsidR="00095DFD" w:rsidRDefault="00F9119D" w:rsidP="00095DFD">
      <w:pPr>
        <w:pStyle w:val="Paragrafoelenco"/>
        <w:numPr>
          <w:ilvl w:val="0"/>
          <w:numId w:val="46"/>
        </w:numPr>
        <w:rPr>
          <w:lang w:val="en-US"/>
        </w:rPr>
      </w:pPr>
      <w:r>
        <w:rPr>
          <w:lang w:val="en-US"/>
        </w:rPr>
        <w:t>Creare</w:t>
      </w:r>
      <w:r w:rsidR="00095DFD" w:rsidRPr="006078E3">
        <w:rPr>
          <w:lang w:val="en-US"/>
        </w:rPr>
        <w:t xml:space="preserve"> la LOV </w:t>
      </w:r>
      <w:r>
        <w:rPr>
          <w:lang w:val="en-US"/>
        </w:rPr>
        <w:t>MCARD_</w:t>
      </w:r>
      <w:r w:rsidR="00095DFD" w:rsidRPr="006078E3">
        <w:rPr>
          <w:lang w:val="en-US"/>
        </w:rPr>
        <w:t>BANK_</w:t>
      </w:r>
      <w:r w:rsidR="006078E3">
        <w:rPr>
          <w:lang w:val="en-US"/>
        </w:rPr>
        <w:t>COUN</w:t>
      </w:r>
      <w:r>
        <w:rPr>
          <w:lang w:val="en-US"/>
        </w:rPr>
        <w:t>T</w:t>
      </w:r>
      <w:r w:rsidR="006078E3">
        <w:rPr>
          <w:lang w:val="en-US"/>
        </w:rPr>
        <w:t>RY</w:t>
      </w:r>
    </w:p>
    <w:p w14:paraId="517E78AF" w14:textId="7A564878" w:rsidR="00F9119D" w:rsidRDefault="00F9119D" w:rsidP="00F9119D">
      <w:pPr>
        <w:pStyle w:val="Paragrafoelenco"/>
        <w:numPr>
          <w:ilvl w:val="1"/>
          <w:numId w:val="46"/>
        </w:numPr>
      </w:pPr>
      <w:r w:rsidRPr="00F9119D">
        <w:t>Name:</w:t>
      </w:r>
      <w:r>
        <w:t xml:space="preserve"> Codice ISO </w:t>
      </w:r>
      <w:r w:rsidRPr="00F9119D">
        <w:t>a due c</w:t>
      </w:r>
      <w:r>
        <w:t>aratteri</w:t>
      </w:r>
    </w:p>
    <w:p w14:paraId="7CACB137" w14:textId="413FD930" w:rsidR="00F9119D" w:rsidRDefault="00F9119D" w:rsidP="00F9119D">
      <w:pPr>
        <w:pStyle w:val="Paragrafoelenco"/>
        <w:numPr>
          <w:ilvl w:val="2"/>
          <w:numId w:val="46"/>
        </w:numPr>
      </w:pPr>
      <w:r>
        <w:t>Es: IT</w:t>
      </w:r>
    </w:p>
    <w:p w14:paraId="3EA8D044" w14:textId="497BEB97" w:rsidR="00F9119D" w:rsidRDefault="00F9119D" w:rsidP="00F9119D">
      <w:pPr>
        <w:pStyle w:val="Paragrafoelenco"/>
        <w:numPr>
          <w:ilvl w:val="1"/>
          <w:numId w:val="46"/>
        </w:numPr>
      </w:pPr>
      <w:r>
        <w:t>Value: Nome della nazione</w:t>
      </w:r>
    </w:p>
    <w:p w14:paraId="3209E1F0" w14:textId="763F4F74" w:rsidR="00F9119D" w:rsidRPr="00F9119D" w:rsidRDefault="00F9119D" w:rsidP="00F9119D">
      <w:pPr>
        <w:pStyle w:val="Paragrafoelenco"/>
        <w:numPr>
          <w:ilvl w:val="2"/>
          <w:numId w:val="46"/>
        </w:numPr>
      </w:pPr>
      <w:r>
        <w:t>Ed: Italia, Italy</w:t>
      </w:r>
    </w:p>
    <w:p w14:paraId="58765671" w14:textId="0B3B86FF" w:rsidR="00095DFD" w:rsidRPr="006078E3" w:rsidRDefault="00F9119D" w:rsidP="00095DFD">
      <w:pPr>
        <w:pStyle w:val="Paragrafoelenco"/>
        <w:numPr>
          <w:ilvl w:val="0"/>
          <w:numId w:val="46"/>
        </w:numPr>
        <w:rPr>
          <w:lang w:val="en-US"/>
        </w:rPr>
      </w:pPr>
      <w:r>
        <w:rPr>
          <w:lang w:val="en-US"/>
        </w:rPr>
        <w:t>Creare</w:t>
      </w:r>
      <w:r w:rsidRPr="006078E3">
        <w:rPr>
          <w:lang w:val="en-US"/>
        </w:rPr>
        <w:t xml:space="preserve"> </w:t>
      </w:r>
      <w:r w:rsidR="00095DFD" w:rsidRPr="006078E3">
        <w:rPr>
          <w:lang w:val="en-US"/>
        </w:rPr>
        <w:t xml:space="preserve">picklist "EMMA Bank </w:t>
      </w:r>
      <w:r w:rsidR="006078E3" w:rsidRPr="006078E3">
        <w:rPr>
          <w:lang w:val="en-US"/>
        </w:rPr>
        <w:t>Country</w:t>
      </w:r>
      <w:r w:rsidR="00095DFD" w:rsidRPr="006078E3">
        <w:rPr>
          <w:lang w:val="en-US"/>
        </w:rPr>
        <w:t xml:space="preserve"> PickList”</w:t>
      </w:r>
    </w:p>
    <w:p w14:paraId="6E91C67B" w14:textId="1ECA6AC4" w:rsidR="00095DFD" w:rsidRDefault="00F9119D" w:rsidP="00095DFD">
      <w:pPr>
        <w:pStyle w:val="Paragrafoelenco"/>
        <w:numPr>
          <w:ilvl w:val="0"/>
          <w:numId w:val="46"/>
        </w:numPr>
      </w:pPr>
      <w:r>
        <w:t>A</w:t>
      </w:r>
      <w:r w:rsidR="00095DFD">
        <w:t xml:space="preserve">ggiungere la colonna </w:t>
      </w:r>
      <w:r w:rsidR="007F7D08">
        <w:t>X_BANK_</w:t>
      </w:r>
      <w:r w:rsidR="006078E3">
        <w:t>COUNTRY</w:t>
      </w:r>
      <w:r w:rsidR="007F7D08">
        <w:t xml:space="preserve"> sulla tabella </w:t>
      </w:r>
      <w:r w:rsidR="00095DFD" w:rsidRPr="00095DFD">
        <w:t>S_PTY_PAY_PRFL</w:t>
      </w:r>
    </w:p>
    <w:p w14:paraId="566E93C7" w14:textId="623325CE" w:rsidR="00F9119D" w:rsidRPr="00F9119D" w:rsidRDefault="00F9119D" w:rsidP="00F9119D">
      <w:pPr>
        <w:pStyle w:val="Paragrafoelenco"/>
        <w:numPr>
          <w:ilvl w:val="1"/>
          <w:numId w:val="46"/>
        </w:numPr>
        <w:rPr>
          <w:lang w:val="en-US"/>
        </w:rPr>
      </w:pPr>
      <w:r w:rsidRPr="00F9119D">
        <w:rPr>
          <w:lang w:val="en-US"/>
        </w:rPr>
        <w:t>X_BANK_COUNTRY (varchar 30, L</w:t>
      </w:r>
      <w:r>
        <w:rPr>
          <w:lang w:val="en-US"/>
        </w:rPr>
        <w:t>OV bounded: MCARD_</w:t>
      </w:r>
      <w:r w:rsidRPr="006078E3">
        <w:rPr>
          <w:lang w:val="en-US"/>
        </w:rPr>
        <w:t>BANK_</w:t>
      </w:r>
      <w:r>
        <w:rPr>
          <w:lang w:val="en-US"/>
        </w:rPr>
        <w:t>COUNTRY)</w:t>
      </w:r>
    </w:p>
    <w:p w14:paraId="3A9A20A1" w14:textId="658B4750" w:rsidR="007F7D08" w:rsidRDefault="007F7D08" w:rsidP="007F7D08">
      <w:pPr>
        <w:pStyle w:val="Paragrafoelenco"/>
        <w:numPr>
          <w:ilvl w:val="0"/>
          <w:numId w:val="46"/>
        </w:numPr>
      </w:pPr>
      <w:r>
        <w:t xml:space="preserve">Aggiungere il campo "Bank </w:t>
      </w:r>
      <w:r w:rsidR="006078E3">
        <w:t>Country</w:t>
      </w:r>
      <w:r>
        <w:t>" al BC Organization Payment Profile</w:t>
      </w:r>
    </w:p>
    <w:p w14:paraId="589988D9" w14:textId="2EAF0B99" w:rsidR="007F7D08" w:rsidRPr="006078E3" w:rsidRDefault="007F7D08" w:rsidP="007F7D08">
      <w:pPr>
        <w:pStyle w:val="Paragrafoelenco"/>
        <w:numPr>
          <w:ilvl w:val="0"/>
          <w:numId w:val="46"/>
        </w:numPr>
        <w:rPr>
          <w:lang w:val="en-US"/>
        </w:rPr>
      </w:pPr>
      <w:r w:rsidRPr="006078E3">
        <w:rPr>
          <w:lang w:val="en-US"/>
        </w:rPr>
        <w:t xml:space="preserve">Aggiungere la picklist "EMMA Bank </w:t>
      </w:r>
      <w:r w:rsidR="006078E3" w:rsidRPr="006078E3">
        <w:rPr>
          <w:lang w:val="en-US"/>
        </w:rPr>
        <w:t>Co</w:t>
      </w:r>
      <w:r w:rsidR="006078E3">
        <w:rPr>
          <w:lang w:val="en-US"/>
        </w:rPr>
        <w:t>untry</w:t>
      </w:r>
      <w:r w:rsidRPr="006078E3">
        <w:rPr>
          <w:lang w:val="en-US"/>
        </w:rPr>
        <w:t xml:space="preserve"> PickList" sul field "Bank </w:t>
      </w:r>
      <w:r w:rsidR="006078E3" w:rsidRPr="006078E3">
        <w:rPr>
          <w:lang w:val="en-US"/>
        </w:rPr>
        <w:t>Co</w:t>
      </w:r>
      <w:r w:rsidR="006078E3">
        <w:rPr>
          <w:lang w:val="en-US"/>
        </w:rPr>
        <w:t>untry</w:t>
      </w:r>
      <w:r w:rsidRPr="006078E3">
        <w:rPr>
          <w:lang w:val="en-US"/>
        </w:rPr>
        <w:t>" del BC Organization Payment Profile</w:t>
      </w:r>
    </w:p>
    <w:p w14:paraId="71FF8729" w14:textId="77777777" w:rsidR="007F7D08" w:rsidRPr="009E3357" w:rsidRDefault="007F7D08" w:rsidP="007F7D08">
      <w:pPr>
        <w:pStyle w:val="Paragrafoelenco"/>
        <w:numPr>
          <w:ilvl w:val="0"/>
          <w:numId w:val="46"/>
        </w:numPr>
        <w:rPr>
          <w:lang w:val="en-US"/>
        </w:rPr>
      </w:pPr>
      <w:r w:rsidRPr="009E3357">
        <w:rPr>
          <w:lang w:val="en-US"/>
        </w:rPr>
        <w:t>Modifica Applet EMMA Create Direct Debit Delegation Task Form Applet</w:t>
      </w:r>
    </w:p>
    <w:p w14:paraId="565CEA91" w14:textId="53EE8296" w:rsidR="007F7D08" w:rsidRDefault="007F7D08" w:rsidP="007F7D08">
      <w:pPr>
        <w:pStyle w:val="Paragrafoelenco"/>
        <w:ind w:left="720"/>
      </w:pPr>
      <w:r w:rsidRPr="009E3357">
        <w:rPr>
          <w:lang w:val="en-US"/>
        </w:rPr>
        <w:t xml:space="preserve"> </w:t>
      </w:r>
      <w:r>
        <w:t xml:space="preserve">per aggiunta campo "Bank </w:t>
      </w:r>
      <w:r w:rsidR="006078E3">
        <w:t>Country</w:t>
      </w:r>
      <w:r>
        <w:t xml:space="preserve">" </w:t>
      </w:r>
    </w:p>
    <w:p w14:paraId="4713083F" w14:textId="1B36A9E2" w:rsidR="007F7D08" w:rsidRDefault="007F7D08" w:rsidP="007F7D08">
      <w:pPr>
        <w:pStyle w:val="Paragrafoelenco"/>
        <w:numPr>
          <w:ilvl w:val="0"/>
          <w:numId w:val="46"/>
        </w:numPr>
      </w:pPr>
      <w:r>
        <w:t xml:space="preserve">Modifica Applet  EMMA Create Direct Debit Delegation Task Form Applet per invocare metodo "InvalidIternationalIBAN_Dirty" del BS BS EMMA Utilities Service per iban </w:t>
      </w:r>
      <w:r w:rsidR="006078E3">
        <w:t>esteri</w:t>
      </w:r>
      <w:r>
        <w:t xml:space="preserve"> </w:t>
      </w:r>
    </w:p>
    <w:p w14:paraId="077CBAF2" w14:textId="14EC01EF" w:rsidR="007F7D08" w:rsidRDefault="007F7D08" w:rsidP="007F7D08">
      <w:pPr>
        <w:pStyle w:val="Paragrafoelenco"/>
        <w:numPr>
          <w:ilvl w:val="0"/>
          <w:numId w:val="46"/>
        </w:numPr>
      </w:pPr>
      <w:r>
        <w:t>Modifica BS EMMA Utilities Service aggiunta metodo InvalidIternationalIBAN_Dirty</w:t>
      </w:r>
    </w:p>
    <w:p w14:paraId="3877ABD3" w14:textId="2F589F84" w:rsidR="007F7D08" w:rsidRDefault="007F7D08" w:rsidP="007F7D08">
      <w:pPr>
        <w:pStyle w:val="Paragrafoelenco"/>
        <w:numPr>
          <w:ilvl w:val="0"/>
          <w:numId w:val="46"/>
        </w:numPr>
      </w:pPr>
      <w:r>
        <w:t xml:space="preserve">Modifica BS EMMA Account Task metodo InsertPaymentProfileInObject per copiare il nuovo campo "Bank </w:t>
      </w:r>
      <w:r w:rsidR="006078E3">
        <w:t>Country</w:t>
      </w:r>
      <w:r>
        <w:t>"</w:t>
      </w:r>
    </w:p>
    <w:p w14:paraId="3EC81494" w14:textId="29BCBA04" w:rsidR="00095DFD" w:rsidRDefault="007F7D08" w:rsidP="00095DFD">
      <w:pPr>
        <w:pStyle w:val="Paragrafoelenco"/>
        <w:numPr>
          <w:ilvl w:val="0"/>
          <w:numId w:val="46"/>
        </w:numPr>
      </w:pPr>
      <w:r>
        <w:t xml:space="preserve">Nel BC </w:t>
      </w:r>
      <w:r w:rsidRPr="007F7D08">
        <w:t>Organization Payment Profile</w:t>
      </w:r>
      <w:r>
        <w:t xml:space="preserve"> ci sono alcuni calcolati che ricavano info dall’ iban vanno adattati per iban esteri</w:t>
      </w:r>
      <w:r w:rsidR="006078E3">
        <w:t xml:space="preserve"> (</w:t>
      </w:r>
      <w:r w:rsidR="002F6823">
        <w:t>“A</w:t>
      </w:r>
      <w:r w:rsidR="006078E3">
        <w:t>bi</w:t>
      </w:r>
      <w:r w:rsidR="002F6823">
        <w:t>”</w:t>
      </w:r>
      <w:r w:rsidR="006078E3">
        <w:t xml:space="preserve">, </w:t>
      </w:r>
      <w:r w:rsidR="002F6823">
        <w:t>“C</w:t>
      </w:r>
      <w:r w:rsidR="006078E3">
        <w:t>ab</w:t>
      </w:r>
      <w:r w:rsidR="002F6823">
        <w:t>”</w:t>
      </w:r>
      <w:r w:rsidR="006078E3">
        <w:t xml:space="preserve">, </w:t>
      </w:r>
      <w:r w:rsidR="002F6823">
        <w:t>“C</w:t>
      </w:r>
      <w:r w:rsidR="006078E3">
        <w:t>in</w:t>
      </w:r>
      <w:r w:rsidR="002F6823">
        <w:t>”</w:t>
      </w:r>
      <w:r w:rsidR="006078E3">
        <w:t xml:space="preserve"> e </w:t>
      </w:r>
      <w:r w:rsidR="002F6823">
        <w:t>“Conto corrente”</w:t>
      </w:r>
      <w:r w:rsidR="006078E3">
        <w:t xml:space="preserve"> non devono essere valorizzasti per iban esteri)</w:t>
      </w:r>
    </w:p>
    <w:p w14:paraId="4B7C353B" w14:textId="151F29A6" w:rsidR="00394B97" w:rsidRDefault="00394B97" w:rsidP="00394B97"/>
    <w:p w14:paraId="678D76FB" w14:textId="265FB32C" w:rsidR="007F7D08" w:rsidRDefault="00EC636F" w:rsidP="00EC636F">
      <w:pPr>
        <w:pStyle w:val="Titolo1"/>
      </w:pPr>
      <w:bookmarkStart w:id="13" w:name="_Toc70080954"/>
      <w:r w:rsidRPr="00EC636F">
        <w:t>Censimento manuale di un nuovo cliente filiale da CRM EMMA</w:t>
      </w:r>
      <w:bookmarkEnd w:id="13"/>
    </w:p>
    <w:p w14:paraId="23E46C19" w14:textId="77777777" w:rsidR="00EC636F" w:rsidRDefault="00EC636F" w:rsidP="00EC636F">
      <w:r>
        <w:t>Per il censimento manuale va modificato :</w:t>
      </w:r>
    </w:p>
    <w:p w14:paraId="63FA6EBA" w14:textId="4AC80D42" w:rsidR="00EC636F" w:rsidRDefault="00F9119D" w:rsidP="000466D8">
      <w:pPr>
        <w:pStyle w:val="Paragrafoelenco"/>
        <w:numPr>
          <w:ilvl w:val="0"/>
          <w:numId w:val="47"/>
        </w:numPr>
      </w:pPr>
      <w:r>
        <w:t>I</w:t>
      </w:r>
      <w:r w:rsidR="00EC636F">
        <w:t xml:space="preserve">l metodo CheckIBAN() del BC Organization Payment Profile per invocare </w:t>
      </w:r>
      <w:r w:rsidR="006078E3">
        <w:t xml:space="preserve">il </w:t>
      </w:r>
      <w:r w:rsidR="00EC636F">
        <w:t xml:space="preserve">metodo "InvalidIternationalIBAN_Dirty" del BS EMMA Utilities Service per iban esteri </w:t>
      </w:r>
    </w:p>
    <w:p w14:paraId="48C835E7" w14:textId="3EE6385E" w:rsidR="00EC636F" w:rsidRPr="006078E3" w:rsidRDefault="00EC636F" w:rsidP="000466D8">
      <w:pPr>
        <w:pStyle w:val="Paragrafoelenco"/>
        <w:numPr>
          <w:ilvl w:val="0"/>
          <w:numId w:val="47"/>
        </w:numPr>
        <w:rPr>
          <w:lang w:val="en-US"/>
        </w:rPr>
      </w:pPr>
      <w:commentRangeStart w:id="14"/>
      <w:r w:rsidRPr="006078E3">
        <w:rPr>
          <w:lang w:val="en-US"/>
        </w:rPr>
        <w:t>Applet</w:t>
      </w:r>
      <w:commentRangeEnd w:id="14"/>
      <w:r w:rsidR="00F9119D">
        <w:rPr>
          <w:rStyle w:val="Rimandocommento"/>
          <w:rFonts w:ascii="Arial" w:eastAsia="Times New Roman" w:hAnsi="Arial"/>
          <w:szCs w:val="20"/>
          <w:lang w:val="en-GB"/>
        </w:rPr>
        <w:commentReference w:id="14"/>
      </w:r>
      <w:r w:rsidRPr="006078E3">
        <w:rPr>
          <w:lang w:val="en-US"/>
        </w:rPr>
        <w:t xml:space="preserve"> per aggiunta campo "</w:t>
      </w:r>
      <w:r w:rsidR="006078E3">
        <w:rPr>
          <w:lang w:val="en-US"/>
        </w:rPr>
        <w:t>Bank Country</w:t>
      </w:r>
      <w:r w:rsidRPr="006078E3">
        <w:rPr>
          <w:lang w:val="en-US"/>
        </w:rPr>
        <w:t>" EMMA Customer Account RID Form Applet</w:t>
      </w:r>
    </w:p>
    <w:p w14:paraId="065CF3F0" w14:textId="709CDD3F" w:rsidR="00AE6FD2" w:rsidRPr="006078E3" w:rsidRDefault="00AE6FD2" w:rsidP="00EC636F">
      <w:pPr>
        <w:rPr>
          <w:lang w:val="en-US"/>
        </w:rPr>
      </w:pPr>
    </w:p>
    <w:p w14:paraId="4CE0BF8F" w14:textId="5F480905" w:rsidR="00263A14" w:rsidRDefault="00263A14" w:rsidP="00263A14">
      <w:pPr>
        <w:pStyle w:val="Titolo1"/>
      </w:pPr>
      <w:bookmarkStart w:id="15" w:name="_Toc70080955"/>
      <w:r w:rsidRPr="00263A14">
        <w:t>Richiesta nuovo mandato</w:t>
      </w:r>
      <w:bookmarkEnd w:id="15"/>
    </w:p>
    <w:p w14:paraId="6AC3AD6B" w14:textId="43EB4515" w:rsidR="00263A14" w:rsidRDefault="00263A14" w:rsidP="00263A14">
      <w:r>
        <w:t>Per la richiesta del nuovo mandato :</w:t>
      </w:r>
    </w:p>
    <w:p w14:paraId="5671A032" w14:textId="574D23D8" w:rsidR="00263A14" w:rsidRDefault="00263A14" w:rsidP="00186091">
      <w:pPr>
        <w:pStyle w:val="Paragrafoelenco"/>
        <w:numPr>
          <w:ilvl w:val="0"/>
          <w:numId w:val="48"/>
        </w:numPr>
      </w:pPr>
      <w:r>
        <w:t>Aggiungere colonna X_BANK_</w:t>
      </w:r>
      <w:r w:rsidR="006078E3">
        <w:t>COUNTRY</w:t>
      </w:r>
      <w:r>
        <w:t xml:space="preserve"> su S_SRV_REQ</w:t>
      </w:r>
      <w:r w:rsidR="006078E3">
        <w:t>_X</w:t>
      </w:r>
    </w:p>
    <w:p w14:paraId="4565038A" w14:textId="404D02A9" w:rsidR="00F9119D" w:rsidRPr="00F9119D" w:rsidRDefault="00F9119D" w:rsidP="00F9119D">
      <w:pPr>
        <w:pStyle w:val="Paragrafoelenco"/>
        <w:numPr>
          <w:ilvl w:val="1"/>
          <w:numId w:val="48"/>
        </w:numPr>
        <w:rPr>
          <w:lang w:val="en-US"/>
        </w:rPr>
      </w:pPr>
      <w:r w:rsidRPr="00F9119D">
        <w:rPr>
          <w:lang w:val="en-US"/>
        </w:rPr>
        <w:lastRenderedPageBreak/>
        <w:t>X_BANK_COUNTRY (varchar 30, L</w:t>
      </w:r>
      <w:r>
        <w:rPr>
          <w:lang w:val="en-US"/>
        </w:rPr>
        <w:t>OV bounded: MCARD_</w:t>
      </w:r>
      <w:r w:rsidRPr="006078E3">
        <w:rPr>
          <w:lang w:val="en-US"/>
        </w:rPr>
        <w:t>BANK_</w:t>
      </w:r>
      <w:r>
        <w:rPr>
          <w:lang w:val="en-US"/>
        </w:rPr>
        <w:t>COUNTRY)</w:t>
      </w:r>
    </w:p>
    <w:p w14:paraId="38CDA97E" w14:textId="6BA6A5FC" w:rsidR="00263A14" w:rsidRPr="006078E3" w:rsidRDefault="00263A14" w:rsidP="0070018F">
      <w:pPr>
        <w:pStyle w:val="Paragrafoelenco"/>
        <w:numPr>
          <w:ilvl w:val="0"/>
          <w:numId w:val="48"/>
        </w:numPr>
        <w:rPr>
          <w:lang w:val="en-US"/>
        </w:rPr>
      </w:pPr>
      <w:r w:rsidRPr="006078E3">
        <w:rPr>
          <w:lang w:val="en-US"/>
        </w:rPr>
        <w:t xml:space="preserve">Aggiungere campo </w:t>
      </w:r>
      <w:r w:rsidR="006078E3" w:rsidRPr="006078E3">
        <w:rPr>
          <w:lang w:val="en-US"/>
        </w:rPr>
        <w:t xml:space="preserve">“X Text 115 </w:t>
      </w:r>
      <w:r w:rsidRPr="006078E3">
        <w:rPr>
          <w:lang w:val="en-US"/>
        </w:rPr>
        <w:t xml:space="preserve">Bank </w:t>
      </w:r>
      <w:r w:rsidR="006078E3" w:rsidRPr="006078E3">
        <w:rPr>
          <w:lang w:val="en-US"/>
        </w:rPr>
        <w:t>Country”</w:t>
      </w:r>
      <w:r w:rsidRPr="006078E3">
        <w:rPr>
          <w:lang w:val="en-US"/>
        </w:rPr>
        <w:t xml:space="preserve"> su Service Request</w:t>
      </w:r>
    </w:p>
    <w:p w14:paraId="5EDEEB2F" w14:textId="17984284" w:rsidR="00263A14" w:rsidRDefault="00263A14" w:rsidP="00D81B66">
      <w:pPr>
        <w:pStyle w:val="Paragrafoelenco"/>
        <w:numPr>
          <w:ilvl w:val="0"/>
          <w:numId w:val="48"/>
        </w:numPr>
      </w:pPr>
      <w:r>
        <w:t xml:space="preserve">Aggiungere la picklist "EMMA Bank </w:t>
      </w:r>
      <w:r w:rsidR="006078E3">
        <w:t>Country</w:t>
      </w:r>
      <w:r>
        <w:t xml:space="preserve"> PickList" sul campo</w:t>
      </w:r>
    </w:p>
    <w:p w14:paraId="7C91D48F" w14:textId="6C31DC96" w:rsidR="00263A14" w:rsidRDefault="00263A14" w:rsidP="00806F3D">
      <w:pPr>
        <w:pStyle w:val="Paragrafoelenco"/>
        <w:numPr>
          <w:ilvl w:val="0"/>
          <w:numId w:val="48"/>
        </w:numPr>
      </w:pPr>
      <w:r>
        <w:t xml:space="preserve">Modifica Applet EMMA Direct Debit SR Applet per aggiunta campo Bank </w:t>
      </w:r>
      <w:r w:rsidR="006078E3">
        <w:t>Country</w:t>
      </w:r>
    </w:p>
    <w:p w14:paraId="633D4B1E" w14:textId="7856470D" w:rsidR="00263A14" w:rsidRDefault="00263A14" w:rsidP="004369C9">
      <w:pPr>
        <w:pStyle w:val="Paragrafoelenco"/>
        <w:numPr>
          <w:ilvl w:val="0"/>
          <w:numId w:val="48"/>
        </w:numPr>
      </w:pPr>
      <w:r>
        <w:t xml:space="preserve">Modifica del metodo checkIBAN sul BC Service Request per </w:t>
      </w:r>
      <w:r w:rsidR="006078E3">
        <w:t>IBAN esteri</w:t>
      </w:r>
    </w:p>
    <w:p w14:paraId="53FF52DB" w14:textId="75CEA66E" w:rsidR="00263A14" w:rsidRDefault="00263A14" w:rsidP="000E1F72">
      <w:pPr>
        <w:pStyle w:val="Paragrafoelenco"/>
        <w:numPr>
          <w:ilvl w:val="0"/>
          <w:numId w:val="48"/>
        </w:numPr>
      </w:pPr>
      <w:r>
        <w:t xml:space="preserve">Modifica metodo </w:t>
      </w:r>
      <w:r w:rsidR="00F9119D">
        <w:t>p</w:t>
      </w:r>
      <w:r>
        <w:t>redefaultMandateInfo() per predefaultare valore nazione IBAN</w:t>
      </w:r>
    </w:p>
    <w:p w14:paraId="698EEBC4" w14:textId="2D2EBD49" w:rsidR="00263A14" w:rsidRDefault="00263A14" w:rsidP="000E1F72">
      <w:pPr>
        <w:pStyle w:val="Paragrafoelenco"/>
        <w:numPr>
          <w:ilvl w:val="0"/>
          <w:numId w:val="48"/>
        </w:numPr>
      </w:pPr>
      <w:r>
        <w:t xml:space="preserve">Modifica metodo </w:t>
      </w:r>
      <w:r w:rsidR="00F9119D">
        <w:t>c</w:t>
      </w:r>
      <w:r>
        <w:t>reateNewMandate() per copiare il nuovo campo sul mandato</w:t>
      </w:r>
    </w:p>
    <w:p w14:paraId="283FB9AE" w14:textId="57510EDD" w:rsidR="001754CE" w:rsidRDefault="001754CE" w:rsidP="001754CE">
      <w:pPr>
        <w:pStyle w:val="Titolo1"/>
      </w:pPr>
      <w:r w:rsidRPr="001754CE">
        <w:t>Tabella Banche aderenti al SEDA</w:t>
      </w:r>
    </w:p>
    <w:p w14:paraId="58F9E5C3" w14:textId="77777777" w:rsidR="001754CE" w:rsidRPr="001754CE" w:rsidRDefault="001754CE" w:rsidP="001754CE"/>
    <w:p w14:paraId="30ACE2DF" w14:textId="1C601011" w:rsidR="001754CE" w:rsidRDefault="001754CE" w:rsidP="001754CE">
      <w:pPr>
        <w:pStyle w:val="Paragrafoelenco"/>
        <w:numPr>
          <w:ilvl w:val="0"/>
          <w:numId w:val="49"/>
        </w:numPr>
      </w:pPr>
      <w:r>
        <w:t>Nuova Tabella CX_SEDA_BANK CAMPI I nomi dei campi rispetteranno la nomenclatura delle specifiche traduce</w:t>
      </w:r>
      <w:r>
        <w:t>ndo in inglese e avranno il tipe</w:t>
      </w:r>
      <w:r>
        <w:t xml:space="preserve"> e la dimensione </w:t>
      </w:r>
      <w:r>
        <w:t>delle specifiche (es X_ADHERENT</w:t>
      </w:r>
      <w:r>
        <w:t>_ABI</w:t>
      </w:r>
    </w:p>
    <w:p w14:paraId="73883FE7" w14:textId="77777777" w:rsidR="001754CE" w:rsidRDefault="001754CE" w:rsidP="001754CE">
      <w:pPr>
        <w:pStyle w:val="Paragrafoelenco"/>
        <w:numPr>
          <w:ilvl w:val="0"/>
          <w:numId w:val="49"/>
        </w:numPr>
      </w:pPr>
      <w:r>
        <w:t xml:space="preserve">Nuovo BC "Emma Seda Bank" I nomi dei campi rispetteranno la nomenclatura delle specifiche (es Adherent ABI) </w:t>
      </w:r>
    </w:p>
    <w:p w14:paraId="4D087847" w14:textId="77777777" w:rsidR="001754CE" w:rsidRDefault="001754CE" w:rsidP="001754CE">
      <w:pPr>
        <w:pStyle w:val="Paragrafoelenco"/>
        <w:numPr>
          <w:ilvl w:val="0"/>
          <w:numId w:val="49"/>
        </w:numPr>
      </w:pPr>
      <w:r>
        <w:t>Nuova Applet "EMMA SEDA Bank List Applet"</w:t>
      </w:r>
    </w:p>
    <w:p w14:paraId="58FB2345" w14:textId="77777777" w:rsidR="001754CE" w:rsidRDefault="001754CE" w:rsidP="001754CE">
      <w:pPr>
        <w:pStyle w:val="Paragrafoelenco"/>
        <w:numPr>
          <w:ilvl w:val="0"/>
          <w:numId w:val="49"/>
        </w:numPr>
      </w:pPr>
      <w:r>
        <w:t>Nuova Vista "EMMA SEDA Bank View" --&gt; permessi</w:t>
      </w:r>
    </w:p>
    <w:p w14:paraId="3584E1FD" w14:textId="77777777" w:rsidR="001754CE" w:rsidRDefault="001754CE" w:rsidP="001754CE">
      <w:pPr>
        <w:pStyle w:val="Paragrafoelenco"/>
        <w:numPr>
          <w:ilvl w:val="0"/>
          <w:numId w:val="49"/>
        </w:numPr>
      </w:pPr>
      <w:r>
        <w:t>Nuovo Screen "EMMA SEDA Bank Screen"</w:t>
      </w:r>
    </w:p>
    <w:p w14:paraId="45DE6B2B" w14:textId="77777777" w:rsidR="001754CE" w:rsidRDefault="001754CE" w:rsidP="001754CE">
      <w:pPr>
        <w:pStyle w:val="Paragrafoelenco"/>
        <w:numPr>
          <w:ilvl w:val="0"/>
          <w:numId w:val="49"/>
        </w:numPr>
      </w:pPr>
      <w:r>
        <w:t>Modifica Application Siebel Power Communications per aggiunta Screen</w:t>
      </w:r>
    </w:p>
    <w:p w14:paraId="00C23CAC" w14:textId="77777777" w:rsidR="001754CE" w:rsidRDefault="001754CE" w:rsidP="001754CE">
      <w:pPr>
        <w:pStyle w:val="Paragrafoelenco"/>
        <w:numPr>
          <w:ilvl w:val="0"/>
          <w:numId w:val="49"/>
        </w:numPr>
      </w:pPr>
      <w:r>
        <w:t>Nessuna logica è prevista in termini di user prop ma solo lunghezza e obbligatorietà come da specifiche</w:t>
      </w:r>
    </w:p>
    <w:p w14:paraId="369E431D" w14:textId="77777777" w:rsidR="001754CE" w:rsidRDefault="001754CE" w:rsidP="001754CE"/>
    <w:p w14:paraId="4222D4C0" w14:textId="77777777" w:rsidR="001754CE" w:rsidRDefault="001754CE" w:rsidP="001754CE">
      <w:pPr>
        <w:pStyle w:val="Titolo1"/>
      </w:pPr>
      <w:r w:rsidRPr="001754CE">
        <w:t xml:space="preserve">Integrazione con il sistema SAP NAC </w:t>
      </w:r>
    </w:p>
    <w:p w14:paraId="33D66CA4" w14:textId="4D489DE5" w:rsidR="001754CE" w:rsidRDefault="001754CE" w:rsidP="001754CE">
      <w:r>
        <w:t>Nessuna modifica ma solo controllo per verificare se i calcolati sono vuoti (la logica di modificare i calcolati è a livello di BC)</w:t>
      </w:r>
    </w:p>
    <w:p w14:paraId="4412ADEA" w14:textId="77777777" w:rsidR="001754CE" w:rsidRDefault="001754CE" w:rsidP="001754CE"/>
    <w:p w14:paraId="53DAB301" w14:textId="77777777" w:rsidR="001754CE" w:rsidRDefault="001754CE" w:rsidP="001754CE">
      <w:pPr>
        <w:pStyle w:val="Titolo1"/>
      </w:pPr>
      <w:r w:rsidRPr="001754CE">
        <w:t>EMMA --&gt; AMS: Domiciliazioni bancarie</w:t>
      </w:r>
    </w:p>
    <w:p w14:paraId="65E56253" w14:textId="081218AA" w:rsidR="001754CE" w:rsidRDefault="001754CE" w:rsidP="001754CE">
      <w:r>
        <w:t>Modifica BS "EMMA Deleghe RID", metodo "scriviFile", inserire la logica se la banca è SEDA oppure no. Bisogna fare una query sul nuovo BC delle banche e verificare se presente o no.</w:t>
      </w:r>
    </w:p>
    <w:p w14:paraId="2BF9EEDC" w14:textId="7478FEDC" w:rsidR="001754CE" w:rsidRDefault="001754CE" w:rsidP="001754CE">
      <w:r>
        <w:t>Se presente la logica presistente, invio dello stesso file. Se non presente generazione di un nuovo file (da definire il nome</w:t>
      </w:r>
      <w:r>
        <w:t xml:space="preserve"> del file</w:t>
      </w:r>
      <w:r>
        <w:t>).</w:t>
      </w:r>
    </w:p>
    <w:p w14:paraId="2E4D2632" w14:textId="77777777" w:rsidR="001754CE" w:rsidRDefault="001754CE" w:rsidP="001754CE"/>
    <w:p w14:paraId="31165306" w14:textId="77777777" w:rsidR="001754CE" w:rsidRPr="001754CE" w:rsidRDefault="001754CE" w:rsidP="001754CE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1754CE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(Flat file) AMS --&gt; EMMA: Esiti AMS</w:t>
      </w:r>
    </w:p>
    <w:p w14:paraId="1CC08CF7" w14:textId="407BD3D6" w:rsidR="001754CE" w:rsidRDefault="001754CE" w:rsidP="001754CE">
      <w:r>
        <w:t>Modifica BS "EMMA Deleghe RID", metodo "leggiFile" e metodo "updateRecord" per gestire il nuovo file con gli esiti AMS.</w:t>
      </w:r>
    </w:p>
    <w:p w14:paraId="21EC9F92" w14:textId="77777777" w:rsidR="001754CE" w:rsidRDefault="001754CE" w:rsidP="001754CE">
      <w:r>
        <w:t>Modifica della logica del metodo "updateRecord" nel case "1" (0000 positivo passa in attivo, 1111 Not Validated)</w:t>
      </w:r>
    </w:p>
    <w:p w14:paraId="0DB27497" w14:textId="77777777" w:rsidR="001754CE" w:rsidRDefault="001754CE" w:rsidP="001754CE"/>
    <w:p w14:paraId="7CA582A5" w14:textId="77777777" w:rsidR="00085F2D" w:rsidRPr="00085F2D" w:rsidRDefault="00085F2D" w:rsidP="001754CE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085F2D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(Flat file) AMS --&gt; EMMA: Esiti Banca</w:t>
      </w:r>
    </w:p>
    <w:p w14:paraId="4B16DA33" w14:textId="7491F0FE" w:rsidR="00042630" w:rsidRDefault="001754CE" w:rsidP="001754CE">
      <w:r>
        <w:t>Nessuna modifica</w:t>
      </w:r>
    </w:p>
    <w:p w14:paraId="191170FC" w14:textId="77777777" w:rsidR="009E3357" w:rsidRDefault="009E3357" w:rsidP="009E3357"/>
    <w:p w14:paraId="74C3CCA9" w14:textId="154D6398" w:rsidR="009E3357" w:rsidRDefault="00085F2D" w:rsidP="009E3357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085F2D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Integrazione con il sistema Card1</w:t>
      </w:r>
    </w:p>
    <w:p w14:paraId="292991E2" w14:textId="77777777" w:rsidR="00085F2D" w:rsidRDefault="00085F2D" w:rsidP="00085F2D">
      <w:r>
        <w:t>Nessuna modifica ma solo controllo per verificare se i calcolati sono vuoti (la logica di modificare i calcolati è a livello di BC)</w:t>
      </w:r>
    </w:p>
    <w:p w14:paraId="66FD9427" w14:textId="77777777" w:rsidR="00085F2D" w:rsidRPr="00085F2D" w:rsidRDefault="00085F2D" w:rsidP="009E3357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bookmarkStart w:id="16" w:name="_GoBack"/>
      <w:bookmarkEnd w:id="16"/>
    </w:p>
    <w:sectPr w:rsidR="00085F2D" w:rsidRPr="00085F2D" w:rsidSect="00223EA5">
      <w:headerReference w:type="default" r:id="rId13"/>
      <w:footerReference w:type="default" r:id="rId14"/>
      <w:headerReference w:type="first" r:id="rId15"/>
      <w:pgSz w:w="11906" w:h="16838"/>
      <w:pgMar w:top="1134" w:right="1021" w:bottom="1134" w:left="1021" w:header="0" w:footer="680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4" w:author="Mantovani Luca" w:date="2021-04-23T14:30:00Z" w:initials="ML">
    <w:p w14:paraId="2A244D5D" w14:textId="0F9809D2" w:rsidR="00F9119D" w:rsidRPr="00F9119D" w:rsidRDefault="00F9119D">
      <w:pPr>
        <w:pStyle w:val="Testocommento"/>
        <w:rPr>
          <w:lang w:val="it-IT"/>
        </w:rPr>
      </w:pPr>
      <w:r>
        <w:rPr>
          <w:rStyle w:val="Rimandocommento"/>
        </w:rPr>
        <w:annotationRef/>
      </w:r>
      <w:r w:rsidRPr="00F9119D">
        <w:rPr>
          <w:lang w:val="it-IT"/>
        </w:rPr>
        <w:t>C’è anche la list applet,</w:t>
      </w:r>
      <w:r>
        <w:rPr>
          <w:lang w:val="it-IT"/>
        </w:rPr>
        <w:t xml:space="preserve"> e i form applet delle viste della schermate “Mandati RID” (normali e amministrative).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A244D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2D589B" w16cex:dateUtc="2021-04-23T12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A244D5D" w16cid:durableId="242D589B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49015E" w14:textId="77777777" w:rsidR="005C21F2" w:rsidRDefault="005C21F2" w:rsidP="003207A9">
      <w:r>
        <w:separator/>
      </w:r>
    </w:p>
  </w:endnote>
  <w:endnote w:type="continuationSeparator" w:id="0">
    <w:p w14:paraId="126A78C0" w14:textId="77777777" w:rsidR="005C21F2" w:rsidRDefault="005C21F2" w:rsidP="00320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utura Bk">
    <w:altName w:val="Century Gothic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EniExpBold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AC6828" w14:textId="77777777" w:rsidR="005234A3" w:rsidRPr="00063FC1" w:rsidRDefault="005234A3" w:rsidP="005234A3">
    <w:pPr>
      <w:pBdr>
        <w:top w:val="single" w:sz="4" w:space="1" w:color="auto"/>
      </w:pBdr>
      <w:tabs>
        <w:tab w:val="center" w:pos="4819"/>
        <w:tab w:val="right" w:pos="9638"/>
      </w:tabs>
      <w:rPr>
        <w:rFonts w:ascii="Verdana" w:hAnsi="Verdana"/>
        <w:i/>
        <w:sz w:val="16"/>
        <w:szCs w:val="16"/>
        <w:lang w:val="en-US"/>
      </w:rPr>
    </w:pPr>
    <w:r w:rsidRPr="00063FC1">
      <w:rPr>
        <w:rFonts w:ascii="Verdana" w:hAnsi="Verdana"/>
        <w:i/>
        <w:sz w:val="16"/>
        <w:szCs w:val="16"/>
        <w:lang w:val="en-US"/>
      </w:rPr>
      <w:t xml:space="preserve">This document is the property of </w:t>
    </w:r>
    <w:r w:rsidR="0019420C">
      <w:rPr>
        <w:rFonts w:ascii="Verdana" w:hAnsi="Verdana"/>
        <w:i/>
        <w:sz w:val="16"/>
        <w:szCs w:val="16"/>
        <w:lang w:val="en-US"/>
      </w:rPr>
      <w:t>E</w:t>
    </w:r>
    <w:r w:rsidRPr="00063FC1">
      <w:rPr>
        <w:rFonts w:ascii="Verdana" w:hAnsi="Verdana"/>
        <w:i/>
        <w:sz w:val="16"/>
        <w:szCs w:val="16"/>
        <w:lang w:val="en-US"/>
      </w:rPr>
      <w:t>ni spa. All rights reserved.</w:t>
    </w:r>
    <w:r w:rsidRPr="00063FC1">
      <w:rPr>
        <w:rFonts w:ascii="Verdana" w:hAnsi="Verdana"/>
        <w:i/>
        <w:sz w:val="16"/>
        <w:szCs w:val="16"/>
        <w:lang w:val="en-US"/>
      </w:rPr>
      <w:tab/>
    </w:r>
    <w:sdt>
      <w:sdtPr>
        <w:rPr>
          <w:rFonts w:ascii="Verdana" w:hAnsi="Verdana"/>
          <w:i/>
          <w:sz w:val="16"/>
          <w:szCs w:val="16"/>
          <w:lang w:val="en-US"/>
        </w:rPr>
        <w:id w:val="2121333002"/>
        <w:docPartObj>
          <w:docPartGallery w:val="Page Numbers (Bottom of Page)"/>
          <w:docPartUnique/>
        </w:docPartObj>
      </w:sdtPr>
      <w:sdtEndPr>
        <w:rPr>
          <w:sz w:val="18"/>
          <w:szCs w:val="18"/>
        </w:rPr>
      </w:sdtEndPr>
      <w:sdtContent>
        <w:r w:rsidRPr="00063FC1">
          <w:rPr>
            <w:rFonts w:ascii="Verdana" w:hAnsi="Verdana"/>
            <w:i/>
            <w:sz w:val="18"/>
            <w:szCs w:val="18"/>
            <w:lang w:val="en-US"/>
          </w:rPr>
          <w:fldChar w:fldCharType="begin"/>
        </w:r>
        <w:r w:rsidRPr="00063FC1">
          <w:rPr>
            <w:rFonts w:ascii="Verdana" w:hAnsi="Verdana"/>
            <w:i/>
            <w:sz w:val="18"/>
            <w:szCs w:val="18"/>
            <w:lang w:val="en-US"/>
          </w:rPr>
          <w:instrText>PAGE   \* MERGEFORMAT</w:instrText>
        </w:r>
        <w:r w:rsidRPr="00063FC1">
          <w:rPr>
            <w:rFonts w:ascii="Verdana" w:hAnsi="Verdana"/>
            <w:i/>
            <w:sz w:val="18"/>
            <w:szCs w:val="18"/>
            <w:lang w:val="en-US"/>
          </w:rPr>
          <w:fldChar w:fldCharType="separate"/>
        </w:r>
        <w:r w:rsidR="00085F2D">
          <w:rPr>
            <w:rFonts w:ascii="Verdana" w:hAnsi="Verdana"/>
            <w:i/>
            <w:noProof/>
            <w:sz w:val="18"/>
            <w:szCs w:val="18"/>
            <w:lang w:val="en-US"/>
          </w:rPr>
          <w:t>4</w:t>
        </w:r>
        <w:r w:rsidRPr="00063FC1">
          <w:rPr>
            <w:rFonts w:ascii="Verdana" w:hAnsi="Verdana"/>
            <w:i/>
            <w:sz w:val="18"/>
            <w:szCs w:val="18"/>
            <w:lang w:val="en-US"/>
          </w:rPr>
          <w:fldChar w:fldCharType="end"/>
        </w:r>
      </w:sdtContent>
    </w:sdt>
  </w:p>
  <w:p w14:paraId="14AC6829" w14:textId="77777777" w:rsidR="0033766A" w:rsidRDefault="0033766A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8E80B4" w14:textId="77777777" w:rsidR="005C21F2" w:rsidRDefault="005C21F2" w:rsidP="003207A9">
      <w:r>
        <w:separator/>
      </w:r>
    </w:p>
  </w:footnote>
  <w:footnote w:type="continuationSeparator" w:id="0">
    <w:p w14:paraId="0D01E4FD" w14:textId="77777777" w:rsidR="005C21F2" w:rsidRDefault="005C21F2" w:rsidP="003207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AC6827" w14:textId="77777777" w:rsidR="0033766A" w:rsidRPr="00AC15DF" w:rsidRDefault="00BF1B2B" w:rsidP="00AC15DF">
    <w:pPr>
      <w:pStyle w:val="Intestazione"/>
    </w:pPr>
    <w:r>
      <w:rPr>
        <w:noProof/>
        <w:lang w:eastAsia="it-IT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4AC682C" wp14:editId="14AC682D">
              <wp:simplePos x="0" y="0"/>
              <wp:positionH relativeFrom="column">
                <wp:posOffset>5885815</wp:posOffset>
              </wp:positionH>
              <wp:positionV relativeFrom="paragraph">
                <wp:posOffset>209550</wp:posOffset>
              </wp:positionV>
              <wp:extent cx="876300" cy="655320"/>
              <wp:effectExtent l="0" t="0" r="0" b="0"/>
              <wp:wrapNone/>
              <wp:docPr id="4" name="Casella di tes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6553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AC684B" w14:textId="77777777" w:rsidR="00BF1B2B" w:rsidRDefault="00BF1B2B">
                          <w:r w:rsidRPr="00D521BC">
                            <w:rPr>
                              <w:noProof/>
                              <w:lang w:eastAsia="it-IT"/>
                            </w:rPr>
                            <w:drawing>
                              <wp:inline distT="0" distB="0" distL="0" distR="0" wp14:anchorId="14AC684E" wp14:editId="14AC684F">
                                <wp:extent cx="648000" cy="565200"/>
                                <wp:effectExtent l="0" t="0" r="0" b="6350"/>
                                <wp:docPr id="9" name="Immagine 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48000" cy="565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AC682C" id="_x0000_t202" coordsize="21600,21600" o:spt="202" path="m,l,21600r21600,l21600,xe">
              <v:stroke joinstyle="miter"/>
              <v:path gradientshapeok="t" o:connecttype="rect"/>
            </v:shapetype>
            <v:shape id="Casella di testo 4" o:spid="_x0000_s1031" type="#_x0000_t202" style="position:absolute;margin-left:463.45pt;margin-top:16.5pt;width:69pt;height:51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" filled="f" stroked="f" strokeweight=".5pt">
              <v:textbox>
                <w:txbxContent>
                  <w:p w14:paraId="14AC684B" w14:textId="77777777" w:rsidR="00BF1B2B" w:rsidRDefault="00BF1B2B">
                    <w:r w:rsidRPr="00D521BC">
                      <w:rPr>
                        <w:noProof/>
                        <w:lang w:eastAsia="it-IT"/>
                      </w:rPr>
                      <w:drawing>
                        <wp:inline distT="0" distB="0" distL="0" distR="0" wp14:anchorId="14AC684E" wp14:editId="14AC684F">
                          <wp:extent cx="648000" cy="565200"/>
                          <wp:effectExtent l="0" t="0" r="0" b="6350"/>
                          <wp:docPr id="9" name="Immagine 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8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48000" cy="565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33766A">
      <w:rPr>
        <w:noProof/>
        <w:lang w:eastAsia="it-IT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4AC682E" wp14:editId="14AC682F">
              <wp:simplePos x="0" y="0"/>
              <wp:positionH relativeFrom="page">
                <wp:posOffset>-5080</wp:posOffset>
              </wp:positionH>
              <wp:positionV relativeFrom="page">
                <wp:posOffset>0</wp:posOffset>
              </wp:positionV>
              <wp:extent cx="7560310" cy="864870"/>
              <wp:effectExtent l="0" t="0" r="21590" b="11430"/>
              <wp:wrapTight wrapText="bothSides">
                <wp:wrapPolygon edited="0">
                  <wp:start x="0" y="0"/>
                  <wp:lineTo x="0" y="21410"/>
                  <wp:lineTo x="21607" y="21410"/>
                  <wp:lineTo x="21607" y="0"/>
                  <wp:lineTo x="0" y="0"/>
                </wp:wrapPolygon>
              </wp:wrapTight>
              <wp:docPr id="3" name="Rettangol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60310" cy="864870"/>
                      </a:xfrm>
                      <a:prstGeom prst="rect">
                        <a:avLst/>
                      </a:prstGeom>
                      <a:solidFill>
                        <a:srgbClr val="005F91"/>
                      </a:solidFill>
                      <a:ln w="0">
                        <a:solidFill>
                          <a:srgbClr val="005F91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blurRad="38100" dist="25400" dir="5400000" algn="ctr" rotWithShape="0">
                                <a:srgbClr val="808080">
                                  <a:alpha val="35001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4AC684C" w14:textId="77777777" w:rsidR="00E06C30" w:rsidRDefault="00E06C30" w:rsidP="00E06C30">
                          <w:pPr>
                            <w:spacing w:line="216" w:lineRule="auto"/>
                            <w:ind w:left="170"/>
                            <w:rPr>
                              <w:rFonts w:ascii="Verdana" w:eastAsia="Times New Roman" w:hAnsi="Verdana"/>
                              <w:b/>
                              <w:i/>
                              <w:color w:val="FFFFFF"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  <w:p w14:paraId="14AC684D" w14:textId="7C4451B2" w:rsidR="0033766A" w:rsidRPr="008503B1" w:rsidRDefault="005234A3" w:rsidP="00BF1B2B">
                          <w:pPr>
                            <w:spacing w:before="360" w:line="216" w:lineRule="auto"/>
                            <w:ind w:left="170"/>
                            <w:rPr>
                              <w:rFonts w:ascii="Verdana" w:eastAsia="Times New Roman" w:hAnsi="Verdana"/>
                              <w:b/>
                              <w:color w:val="FFFFFF"/>
                              <w:sz w:val="22"/>
                              <w:szCs w:val="22"/>
                            </w:rPr>
                          </w:pPr>
                          <w:r w:rsidRPr="008503B1">
                            <w:rPr>
                              <w:rFonts w:ascii="Verdana" w:eastAsia="Times New Roman" w:hAnsi="Verdana"/>
                              <w:b/>
                              <w:i/>
                              <w:color w:val="FFFFFF"/>
                              <w:sz w:val="22"/>
                              <w:szCs w:val="22"/>
                            </w:rPr>
                            <w:t>TAD-TAN–</w:t>
                          </w:r>
                          <w:r w:rsidR="008503B1">
                            <w:rPr>
                              <w:rFonts w:ascii="Verdana" w:eastAsia="Times New Roman" w:hAnsi="Verdana"/>
                              <w:b/>
                              <w:i/>
                              <w:color w:val="FFFFFF"/>
                              <w:sz w:val="22"/>
                              <w:szCs w:val="22"/>
                              <w:lang w:val="en-US"/>
                            </w:rPr>
                            <w:t>CRMRM-01</w:t>
                          </w:r>
                          <w:r w:rsidR="0033766A" w:rsidRPr="008503B1">
                            <w:rPr>
                              <w:rFonts w:ascii="Verdana" w:eastAsia="Times New Roman" w:hAnsi="Verdana"/>
                              <w:b/>
                              <w:color w:val="FFFFFF"/>
                              <w:sz w:val="22"/>
                              <w:szCs w:val="22"/>
                            </w:rPr>
                            <w:tab/>
                          </w:r>
                          <w:r w:rsidR="0033766A" w:rsidRPr="008503B1">
                            <w:rPr>
                              <w:rFonts w:ascii="Verdana" w:eastAsia="Times New Roman" w:hAnsi="Verdana"/>
                              <w:b/>
                              <w:color w:val="FFFFFF"/>
                              <w:sz w:val="22"/>
                              <w:szCs w:val="22"/>
                            </w:rPr>
                            <w:tab/>
                          </w:r>
                          <w:r w:rsidR="0033766A" w:rsidRPr="008503B1">
                            <w:rPr>
                              <w:rFonts w:ascii="Verdana" w:eastAsia="Times New Roman" w:hAnsi="Verdana"/>
                              <w:b/>
                              <w:color w:val="FFFFFF"/>
                              <w:sz w:val="22"/>
                              <w:szCs w:val="22"/>
                            </w:rPr>
                            <w:tab/>
                            <w:t xml:space="preserve">    </w:t>
                          </w:r>
                          <w:r w:rsidR="00EE4BF9" w:rsidRPr="008503B1">
                            <w:rPr>
                              <w:rFonts w:ascii="Verdana" w:eastAsia="Times New Roman" w:hAnsi="Verdana"/>
                              <w:b/>
                              <w:color w:val="FFFFFF"/>
                              <w:sz w:val="22"/>
                              <w:szCs w:val="22"/>
                            </w:rPr>
                            <w:t xml:space="preserve">                </w:t>
                          </w:r>
                          <w:r w:rsidRPr="008503B1">
                            <w:rPr>
                              <w:rFonts w:ascii="Verdana" w:eastAsia="Times New Roman" w:hAnsi="Verdana"/>
                              <w:b/>
                              <w:color w:val="FFFFFF"/>
                              <w:sz w:val="22"/>
                              <w:szCs w:val="22"/>
                            </w:rPr>
                            <w:tab/>
                          </w:r>
                          <w:r w:rsidRPr="008503B1">
                            <w:rPr>
                              <w:rFonts w:ascii="Verdana" w:eastAsia="Times New Roman" w:hAnsi="Verdana"/>
                              <w:b/>
                              <w:color w:val="FFFFFF"/>
                              <w:sz w:val="22"/>
                              <w:szCs w:val="22"/>
                            </w:rPr>
                            <w:tab/>
                          </w:r>
                          <w:r w:rsidRPr="008503B1">
                            <w:rPr>
                              <w:rFonts w:ascii="Verdana" w:eastAsia="Times New Roman" w:hAnsi="Verdana"/>
                              <w:b/>
                              <w:color w:val="FFFFFF"/>
                              <w:sz w:val="22"/>
                              <w:szCs w:val="22"/>
                            </w:rPr>
                            <w:tab/>
                          </w:r>
                          <w:r w:rsidR="00EE4BF9" w:rsidRPr="008503B1">
                            <w:rPr>
                              <w:rFonts w:ascii="Verdana" w:eastAsia="Times New Roman" w:hAnsi="Verdana"/>
                              <w:b/>
                              <w:color w:val="FFFFFF"/>
                              <w:sz w:val="22"/>
                              <w:szCs w:val="22"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AC682E" id="Rettangolo 3" o:spid="_x0000_s1032" style="position:absolute;margin-left:-.4pt;margin-top:0;width:595.3pt;height:68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" fillcolor="#005f91" strokecolor="#005f91" strokeweight="0">
              <v:shadow opacity="22938f" offset="0"/>
              <v:textbox inset=",7.2pt,,7.2pt">
                <w:txbxContent>
                  <w:p w14:paraId="14AC684C" w14:textId="77777777" w:rsidR="00E06C30" w:rsidRDefault="00E06C30" w:rsidP="00E06C30">
                    <w:pPr>
                      <w:spacing w:line="216" w:lineRule="auto"/>
                      <w:ind w:left="170"/>
                      <w:rPr>
                        <w:rFonts w:ascii="Verdana" w:eastAsia="Times New Roman" w:hAnsi="Verdana"/>
                        <w:b/>
                        <w:i/>
                        <w:color w:val="FFFFFF"/>
                        <w:sz w:val="22"/>
                        <w:szCs w:val="22"/>
                        <w:lang w:val="en-US"/>
                      </w:rPr>
                    </w:pPr>
                  </w:p>
                  <w:p w14:paraId="14AC684D" w14:textId="7C4451B2" w:rsidR="0033766A" w:rsidRPr="008503B1" w:rsidRDefault="005234A3" w:rsidP="00BF1B2B">
                    <w:pPr>
                      <w:spacing w:before="360" w:line="216" w:lineRule="auto"/>
                      <w:ind w:left="170"/>
                      <w:rPr>
                        <w:rFonts w:ascii="Verdana" w:eastAsia="Times New Roman" w:hAnsi="Verdana"/>
                        <w:b/>
                        <w:color w:val="FFFFFF"/>
                        <w:sz w:val="22"/>
                        <w:szCs w:val="22"/>
                      </w:rPr>
                    </w:pPr>
                    <w:r w:rsidRPr="008503B1">
                      <w:rPr>
                        <w:rFonts w:ascii="Verdana" w:eastAsia="Times New Roman" w:hAnsi="Verdana"/>
                        <w:b/>
                        <w:i/>
                        <w:color w:val="FFFFFF"/>
                        <w:sz w:val="22"/>
                        <w:szCs w:val="22"/>
                      </w:rPr>
                      <w:t>TAD-TAN–</w:t>
                    </w:r>
                    <w:r w:rsidR="008503B1">
                      <w:rPr>
                        <w:rFonts w:ascii="Verdana" w:eastAsia="Times New Roman" w:hAnsi="Verdana"/>
                        <w:b/>
                        <w:i/>
                        <w:color w:val="FFFFFF"/>
                        <w:sz w:val="22"/>
                        <w:szCs w:val="22"/>
                        <w:lang w:val="en-US"/>
                      </w:rPr>
                      <w:t>CRMRM-01</w:t>
                    </w:r>
                    <w:r w:rsidR="0033766A" w:rsidRPr="008503B1">
                      <w:rPr>
                        <w:rFonts w:ascii="Verdana" w:eastAsia="Times New Roman" w:hAnsi="Verdana"/>
                        <w:b/>
                        <w:color w:val="FFFFFF"/>
                        <w:sz w:val="22"/>
                        <w:szCs w:val="22"/>
                      </w:rPr>
                      <w:tab/>
                    </w:r>
                    <w:r w:rsidR="0033766A" w:rsidRPr="008503B1">
                      <w:rPr>
                        <w:rFonts w:ascii="Verdana" w:eastAsia="Times New Roman" w:hAnsi="Verdana"/>
                        <w:b/>
                        <w:color w:val="FFFFFF"/>
                        <w:sz w:val="22"/>
                        <w:szCs w:val="22"/>
                      </w:rPr>
                      <w:tab/>
                    </w:r>
                    <w:r w:rsidR="0033766A" w:rsidRPr="008503B1">
                      <w:rPr>
                        <w:rFonts w:ascii="Verdana" w:eastAsia="Times New Roman" w:hAnsi="Verdana"/>
                        <w:b/>
                        <w:color w:val="FFFFFF"/>
                        <w:sz w:val="22"/>
                        <w:szCs w:val="22"/>
                      </w:rPr>
                      <w:tab/>
                      <w:t xml:space="preserve">    </w:t>
                    </w:r>
                    <w:r w:rsidR="00EE4BF9" w:rsidRPr="008503B1">
                      <w:rPr>
                        <w:rFonts w:ascii="Verdana" w:eastAsia="Times New Roman" w:hAnsi="Verdana"/>
                        <w:b/>
                        <w:color w:val="FFFFFF"/>
                        <w:sz w:val="22"/>
                        <w:szCs w:val="22"/>
                      </w:rPr>
                      <w:t xml:space="preserve">                </w:t>
                    </w:r>
                    <w:r w:rsidRPr="008503B1">
                      <w:rPr>
                        <w:rFonts w:ascii="Verdana" w:eastAsia="Times New Roman" w:hAnsi="Verdana"/>
                        <w:b/>
                        <w:color w:val="FFFFFF"/>
                        <w:sz w:val="22"/>
                        <w:szCs w:val="22"/>
                      </w:rPr>
                      <w:tab/>
                    </w:r>
                    <w:r w:rsidRPr="008503B1">
                      <w:rPr>
                        <w:rFonts w:ascii="Verdana" w:eastAsia="Times New Roman" w:hAnsi="Verdana"/>
                        <w:b/>
                        <w:color w:val="FFFFFF"/>
                        <w:sz w:val="22"/>
                        <w:szCs w:val="22"/>
                      </w:rPr>
                      <w:tab/>
                    </w:r>
                    <w:r w:rsidRPr="008503B1">
                      <w:rPr>
                        <w:rFonts w:ascii="Verdana" w:eastAsia="Times New Roman" w:hAnsi="Verdana"/>
                        <w:b/>
                        <w:color w:val="FFFFFF"/>
                        <w:sz w:val="22"/>
                        <w:szCs w:val="22"/>
                      </w:rPr>
                      <w:tab/>
                    </w:r>
                    <w:r w:rsidR="00EE4BF9" w:rsidRPr="008503B1">
                      <w:rPr>
                        <w:rFonts w:ascii="Verdana" w:eastAsia="Times New Roman" w:hAnsi="Verdana"/>
                        <w:b/>
                        <w:color w:val="FFFFFF"/>
                        <w:sz w:val="22"/>
                        <w:szCs w:val="22"/>
                      </w:rPr>
                      <w:t xml:space="preserve">  </w:t>
                    </w:r>
                  </w:p>
                </w:txbxContent>
              </v:textbox>
              <w10:wrap type="tight"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AC682A" w14:textId="77777777" w:rsidR="0033766A" w:rsidRDefault="0033766A">
    <w:pPr>
      <w:pStyle w:val="Intestazione"/>
    </w:pPr>
  </w:p>
  <w:p w14:paraId="14AC682B" w14:textId="77777777" w:rsidR="0033766A" w:rsidRDefault="0033766A" w:rsidP="006559CF">
    <w:pPr>
      <w:pStyle w:val="Intestazione"/>
      <w:ind w:left="-1020"/>
    </w:pPr>
    <w:r>
      <w:rPr>
        <w:noProof/>
        <w:lang w:eastAsia="it-IT"/>
      </w:rPr>
      <w:drawing>
        <wp:inline distT="0" distB="0" distL="0" distR="0" wp14:anchorId="14AC6830" wp14:editId="14AC6831">
          <wp:extent cx="7543800" cy="1638195"/>
          <wp:effectExtent l="0" t="0" r="0" b="635"/>
          <wp:docPr id="12" name="Immagin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magine Allegati Word 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3439" cy="16489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960FD"/>
    <w:multiLevelType w:val="hybridMultilevel"/>
    <w:tmpl w:val="4FC4735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431DD"/>
    <w:multiLevelType w:val="hybridMultilevel"/>
    <w:tmpl w:val="0644A3D2"/>
    <w:lvl w:ilvl="0" w:tplc="04100001">
      <w:start w:val="1"/>
      <w:numFmt w:val="bullet"/>
      <w:lvlText w:val=""/>
      <w:lvlJc w:val="left"/>
      <w:pPr>
        <w:ind w:left="70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2" w15:restartNumberingAfterBreak="0">
    <w:nsid w:val="07C40CA2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9506276"/>
    <w:multiLevelType w:val="hybridMultilevel"/>
    <w:tmpl w:val="4260B6E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134797"/>
    <w:multiLevelType w:val="hybridMultilevel"/>
    <w:tmpl w:val="5F58333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AB1B9D"/>
    <w:multiLevelType w:val="hybridMultilevel"/>
    <w:tmpl w:val="6A607C7A"/>
    <w:lvl w:ilvl="0" w:tplc="ECFE7B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16124B"/>
    <w:multiLevelType w:val="hybridMultilevel"/>
    <w:tmpl w:val="D5B0789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0FAF6044"/>
    <w:multiLevelType w:val="hybridMultilevel"/>
    <w:tmpl w:val="CBA4CF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25E39"/>
    <w:multiLevelType w:val="hybridMultilevel"/>
    <w:tmpl w:val="13CA7C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67551B"/>
    <w:multiLevelType w:val="hybridMultilevel"/>
    <w:tmpl w:val="018CCBB4"/>
    <w:lvl w:ilvl="0" w:tplc="04090017">
      <w:start w:val="1"/>
      <w:numFmt w:val="lowerLetter"/>
      <w:lvlText w:val="%1)"/>
      <w:lvlJc w:val="left"/>
      <w:pPr>
        <w:ind w:left="1364" w:hanging="360"/>
      </w:pPr>
    </w:lvl>
    <w:lvl w:ilvl="1" w:tplc="04090019">
      <w:start w:val="1"/>
      <w:numFmt w:val="lowerLetter"/>
      <w:lvlText w:val="%2."/>
      <w:lvlJc w:val="left"/>
      <w:pPr>
        <w:ind w:left="2084" w:hanging="360"/>
      </w:pPr>
    </w:lvl>
    <w:lvl w:ilvl="2" w:tplc="0409001B" w:tentative="1">
      <w:start w:val="1"/>
      <w:numFmt w:val="lowerRoman"/>
      <w:lvlText w:val="%3."/>
      <w:lvlJc w:val="right"/>
      <w:pPr>
        <w:ind w:left="2804" w:hanging="180"/>
      </w:pPr>
    </w:lvl>
    <w:lvl w:ilvl="3" w:tplc="0409000F" w:tentative="1">
      <w:start w:val="1"/>
      <w:numFmt w:val="decimal"/>
      <w:lvlText w:val="%4."/>
      <w:lvlJc w:val="left"/>
      <w:pPr>
        <w:ind w:left="3524" w:hanging="360"/>
      </w:pPr>
    </w:lvl>
    <w:lvl w:ilvl="4" w:tplc="04090019" w:tentative="1">
      <w:start w:val="1"/>
      <w:numFmt w:val="lowerLetter"/>
      <w:lvlText w:val="%5."/>
      <w:lvlJc w:val="left"/>
      <w:pPr>
        <w:ind w:left="4244" w:hanging="360"/>
      </w:pPr>
    </w:lvl>
    <w:lvl w:ilvl="5" w:tplc="0409001B" w:tentative="1">
      <w:start w:val="1"/>
      <w:numFmt w:val="lowerRoman"/>
      <w:lvlText w:val="%6."/>
      <w:lvlJc w:val="right"/>
      <w:pPr>
        <w:ind w:left="4964" w:hanging="180"/>
      </w:pPr>
    </w:lvl>
    <w:lvl w:ilvl="6" w:tplc="0409000F" w:tentative="1">
      <w:start w:val="1"/>
      <w:numFmt w:val="decimal"/>
      <w:lvlText w:val="%7."/>
      <w:lvlJc w:val="left"/>
      <w:pPr>
        <w:ind w:left="5684" w:hanging="360"/>
      </w:pPr>
    </w:lvl>
    <w:lvl w:ilvl="7" w:tplc="04090019" w:tentative="1">
      <w:start w:val="1"/>
      <w:numFmt w:val="lowerLetter"/>
      <w:lvlText w:val="%8."/>
      <w:lvlJc w:val="left"/>
      <w:pPr>
        <w:ind w:left="6404" w:hanging="360"/>
      </w:pPr>
    </w:lvl>
    <w:lvl w:ilvl="8" w:tplc="04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0" w15:restartNumberingAfterBreak="0">
    <w:nsid w:val="16432CBE"/>
    <w:multiLevelType w:val="hybridMultilevel"/>
    <w:tmpl w:val="5C4430F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522664"/>
    <w:multiLevelType w:val="hybridMultilevel"/>
    <w:tmpl w:val="159E96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9D1C83"/>
    <w:multiLevelType w:val="hybridMultilevel"/>
    <w:tmpl w:val="141856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964325"/>
    <w:multiLevelType w:val="hybridMultilevel"/>
    <w:tmpl w:val="60DAE0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F60B55"/>
    <w:multiLevelType w:val="hybridMultilevel"/>
    <w:tmpl w:val="CD3618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4264CA"/>
    <w:multiLevelType w:val="hybridMultilevel"/>
    <w:tmpl w:val="A268F80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F9133A"/>
    <w:multiLevelType w:val="multilevel"/>
    <w:tmpl w:val="912E35E6"/>
    <w:lvl w:ilvl="0">
      <w:start w:val="1"/>
      <w:numFmt w:val="bullet"/>
      <w:pStyle w:val="Struttur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2C545ABA"/>
    <w:multiLevelType w:val="hybridMultilevel"/>
    <w:tmpl w:val="C9EC001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F20960"/>
    <w:multiLevelType w:val="hybridMultilevel"/>
    <w:tmpl w:val="9D2C11AE"/>
    <w:lvl w:ilvl="0" w:tplc="0410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663C90E6">
      <w:numFmt w:val="bullet"/>
      <w:lvlText w:val=""/>
      <w:lvlJc w:val="left"/>
      <w:pPr>
        <w:tabs>
          <w:tab w:val="num" w:pos="1647"/>
        </w:tabs>
        <w:ind w:left="1647" w:firstLine="0"/>
      </w:pPr>
      <w:rPr>
        <w:rFonts w:ascii="Symbol" w:hAnsi="Symbol" w:hint="default"/>
        <w:color w:val="FF0000"/>
        <w:sz w:val="18"/>
      </w:rPr>
    </w:lvl>
    <w:lvl w:ilvl="2" w:tplc="041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2FE75FE5"/>
    <w:multiLevelType w:val="hybridMultilevel"/>
    <w:tmpl w:val="39FA8878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32F17989"/>
    <w:multiLevelType w:val="hybridMultilevel"/>
    <w:tmpl w:val="B8B69D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F74153"/>
    <w:multiLevelType w:val="hybridMultilevel"/>
    <w:tmpl w:val="8CFAE9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D5584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6A81135"/>
    <w:multiLevelType w:val="hybridMultilevel"/>
    <w:tmpl w:val="0CFC83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391"/>
    <w:multiLevelType w:val="hybridMultilevel"/>
    <w:tmpl w:val="10C491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DF6876"/>
    <w:multiLevelType w:val="hybridMultilevel"/>
    <w:tmpl w:val="BA2A9736"/>
    <w:lvl w:ilvl="0" w:tplc="6F964722">
      <w:start w:val="1"/>
      <w:numFmt w:val="bullet"/>
      <w:pStyle w:val="Pallinolivello1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090005">
      <w:start w:val="1"/>
      <w:numFmt w:val="bullet"/>
      <w:pStyle w:val="Pallinolivello2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DE8AD90A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806840C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F942706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662AE914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5F0C164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B0EA8594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1D21D66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4287793F"/>
    <w:multiLevelType w:val="hybridMultilevel"/>
    <w:tmpl w:val="55AE59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BA668D"/>
    <w:multiLevelType w:val="hybridMultilevel"/>
    <w:tmpl w:val="1BFAB6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00909"/>
    <w:multiLevelType w:val="hybridMultilevel"/>
    <w:tmpl w:val="B5840C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9A5514"/>
    <w:multiLevelType w:val="hybridMultilevel"/>
    <w:tmpl w:val="32A41E8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C632D75"/>
    <w:multiLevelType w:val="multilevel"/>
    <w:tmpl w:val="34C4BC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trike w:val="0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  <w:strike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4CF04CE8"/>
    <w:multiLevelType w:val="hybridMultilevel"/>
    <w:tmpl w:val="6A4C5320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4EF66F23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01B6BC6"/>
    <w:multiLevelType w:val="hybridMultilevel"/>
    <w:tmpl w:val="CBBEB39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876124"/>
    <w:multiLevelType w:val="hybridMultilevel"/>
    <w:tmpl w:val="ECFE65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942134"/>
    <w:multiLevelType w:val="hybridMultilevel"/>
    <w:tmpl w:val="205244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393B02"/>
    <w:multiLevelType w:val="hybridMultilevel"/>
    <w:tmpl w:val="DEFAC5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1C33B7"/>
    <w:multiLevelType w:val="hybridMultilevel"/>
    <w:tmpl w:val="759412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476876"/>
    <w:multiLevelType w:val="singleLevel"/>
    <w:tmpl w:val="8DB28DB2"/>
    <w:lvl w:ilvl="0">
      <w:start w:val="1"/>
      <w:numFmt w:val="decimal"/>
      <w:pStyle w:val="DidascaliaTabella"/>
      <w:lvlText w:val="Tabella %1 -"/>
      <w:lvlJc w:val="left"/>
      <w:pPr>
        <w:tabs>
          <w:tab w:val="num" w:pos="2160"/>
        </w:tabs>
        <w:ind w:left="0" w:firstLine="0"/>
      </w:pPr>
      <w:rPr>
        <w:rFonts w:ascii="Arial" w:hAnsi="Arial" w:hint="default"/>
      </w:rPr>
    </w:lvl>
  </w:abstractNum>
  <w:abstractNum w:abstractNumId="39" w15:restartNumberingAfterBreak="0">
    <w:nsid w:val="662C5FF9"/>
    <w:multiLevelType w:val="hybridMultilevel"/>
    <w:tmpl w:val="4E488A9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9A37D3"/>
    <w:multiLevelType w:val="multilevel"/>
    <w:tmpl w:val="437E9D8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50"/>
        </w:tabs>
        <w:ind w:left="115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1" w15:restartNumberingAfterBreak="0">
    <w:nsid w:val="696342C9"/>
    <w:multiLevelType w:val="hybridMultilevel"/>
    <w:tmpl w:val="B3AE9F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6608F4"/>
    <w:multiLevelType w:val="hybridMultilevel"/>
    <w:tmpl w:val="3FF0279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363CA1"/>
    <w:multiLevelType w:val="hybridMultilevel"/>
    <w:tmpl w:val="54AE2B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3C3C66"/>
    <w:multiLevelType w:val="multilevel"/>
    <w:tmpl w:val="42A4E140"/>
    <w:lvl w:ilvl="0">
      <w:start w:val="1"/>
      <w:numFmt w:val="decimal"/>
      <w:pStyle w:val="Allegato1"/>
      <w:suff w:val="space"/>
      <w:lvlText w:val="ALLEGATO %1"/>
      <w:lvlJc w:val="left"/>
      <w:pPr>
        <w:ind w:left="432" w:hanging="432"/>
      </w:pPr>
      <w:rPr>
        <w:rFonts w:ascii="Arial" w:hAnsi="Arial" w:hint="default"/>
        <w:b/>
        <w:i w:val="0"/>
        <w:sz w:val="32"/>
      </w:rPr>
    </w:lvl>
    <w:lvl w:ilvl="1">
      <w:start w:val="1"/>
      <w:numFmt w:val="decimal"/>
      <w:pStyle w:val="Allegato2"/>
      <w:suff w:val="space"/>
      <w:lvlText w:val="A %1.%2"/>
      <w:lvlJc w:val="left"/>
      <w:pPr>
        <w:ind w:left="576" w:hanging="576"/>
      </w:pPr>
      <w:rPr>
        <w:rFonts w:ascii="Arial" w:hAnsi="Arial" w:hint="default"/>
        <w:b/>
        <w:i w:val="0"/>
        <w:sz w:val="32"/>
      </w:rPr>
    </w:lvl>
    <w:lvl w:ilvl="2">
      <w:start w:val="1"/>
      <w:numFmt w:val="decimal"/>
      <w:pStyle w:val="Allegato3"/>
      <w:suff w:val="space"/>
      <w:lvlText w:val="A %1.%2.%3"/>
      <w:lvlJc w:val="left"/>
      <w:pPr>
        <w:ind w:left="720" w:hanging="720"/>
      </w:pPr>
      <w:rPr>
        <w:rFonts w:ascii="Arial" w:hAnsi="Arial" w:hint="default"/>
        <w:b/>
        <w:i w:val="0"/>
        <w:sz w:val="30"/>
      </w:rPr>
    </w:lvl>
    <w:lvl w:ilvl="3">
      <w:start w:val="1"/>
      <w:numFmt w:val="decimal"/>
      <w:pStyle w:val="Allegato4"/>
      <w:suff w:val="space"/>
      <w:lvlText w:val="A %1.%2.%3.%4"/>
      <w:lvlJc w:val="left"/>
      <w:pPr>
        <w:ind w:left="864" w:hanging="864"/>
      </w:pPr>
      <w:rPr>
        <w:rFonts w:ascii="Arial" w:hAnsi="Arial" w:hint="default"/>
        <w:b/>
        <w:i w:val="0"/>
        <w:sz w:val="28"/>
      </w:rPr>
    </w:lvl>
    <w:lvl w:ilvl="4">
      <w:start w:val="1"/>
      <w:numFmt w:val="decimal"/>
      <w:pStyle w:val="Allegato5"/>
      <w:suff w:val="space"/>
      <w:lvlText w:val="A %1.%2.%3.%4.%5"/>
      <w:lvlJc w:val="left"/>
      <w:pPr>
        <w:ind w:left="1008" w:hanging="1008"/>
      </w:pPr>
      <w:rPr>
        <w:rFonts w:ascii="Arial" w:hAnsi="Arial" w:hint="default"/>
        <w:b/>
        <w:i w:val="0"/>
        <w:sz w:val="26"/>
      </w:rPr>
    </w:lvl>
    <w:lvl w:ilvl="5">
      <w:start w:val="1"/>
      <w:numFmt w:val="decimal"/>
      <w:pStyle w:val="Allegato6"/>
      <w:suff w:val="space"/>
      <w:lvlText w:val="A %1.%2.%3.%4.%5.%6"/>
      <w:lvlJc w:val="left"/>
      <w:pPr>
        <w:ind w:left="1152" w:hanging="1152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pStyle w:val="Allegato7"/>
      <w:suff w:val="space"/>
      <w:lvlText w:val="A %1.%2.%3.%4.%5.%6.%7"/>
      <w:lvlJc w:val="left"/>
      <w:pPr>
        <w:ind w:left="1296" w:hanging="1296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pStyle w:val="Allegato8"/>
      <w:suff w:val="space"/>
      <w:lvlText w:val="A %1.%2.%3.%4.%5.%6.%7.%8"/>
      <w:lvlJc w:val="left"/>
      <w:pPr>
        <w:ind w:left="1440" w:hanging="144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pStyle w:val="Allegato9"/>
      <w:suff w:val="space"/>
      <w:lvlText w:val="A %1.%2.%3.%4.%5.%6.%7.%8.%9"/>
      <w:lvlJc w:val="left"/>
      <w:pPr>
        <w:ind w:left="1584" w:hanging="1584"/>
      </w:pPr>
      <w:rPr>
        <w:rFonts w:ascii="Arial" w:hAnsi="Arial" w:hint="default"/>
        <w:b/>
        <w:i w:val="0"/>
        <w:sz w:val="24"/>
      </w:rPr>
    </w:lvl>
  </w:abstractNum>
  <w:abstractNum w:abstractNumId="45" w15:restartNumberingAfterBreak="0">
    <w:nsid w:val="742907D7"/>
    <w:multiLevelType w:val="hybridMultilevel"/>
    <w:tmpl w:val="DC5C5D06"/>
    <w:lvl w:ilvl="0" w:tplc="04100001">
      <w:start w:val="1"/>
      <w:numFmt w:val="lowerLetter"/>
      <w:pStyle w:val="elencoa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543575C"/>
    <w:multiLevelType w:val="hybridMultilevel"/>
    <w:tmpl w:val="FB489C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9921CC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trike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trike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8" w15:restartNumberingAfterBreak="0">
    <w:nsid w:val="77ED1C9B"/>
    <w:multiLevelType w:val="multilevel"/>
    <w:tmpl w:val="B516B264"/>
    <w:lvl w:ilvl="0">
      <w:start w:val="1"/>
      <w:numFmt w:val="bullet"/>
      <w:pStyle w:val="Puntoelenco"/>
      <w:lvlText w:val="§"/>
      <w:lvlJc w:val="left"/>
      <w:pPr>
        <w:tabs>
          <w:tab w:val="num" w:pos="595"/>
        </w:tabs>
        <w:ind w:left="595" w:hanging="595"/>
      </w:pPr>
      <w:rPr>
        <w:rFonts w:ascii="Wingdings" w:hAnsi="Wingdings"/>
        <w:sz w:val="18"/>
      </w:rPr>
    </w:lvl>
    <w:lvl w:ilvl="1">
      <w:start w:val="1"/>
      <w:numFmt w:val="bullet"/>
      <w:pStyle w:val="Puntoelenco2"/>
      <w:lvlText w:val="§"/>
      <w:lvlJc w:val="left"/>
      <w:pPr>
        <w:tabs>
          <w:tab w:val="num" w:pos="1191"/>
        </w:tabs>
        <w:ind w:left="1191" w:hanging="595"/>
      </w:pPr>
      <w:rPr>
        <w:rFonts w:ascii="Wingdings" w:hAnsi="Wingdings"/>
        <w:sz w:val="18"/>
      </w:rPr>
    </w:lvl>
    <w:lvl w:ilvl="2">
      <w:start w:val="1"/>
      <w:numFmt w:val="bullet"/>
      <w:pStyle w:val="Puntoelenco3"/>
      <w:lvlText w:val="§"/>
      <w:lvlJc w:val="left"/>
      <w:pPr>
        <w:tabs>
          <w:tab w:val="num" w:pos="1786"/>
        </w:tabs>
        <w:ind w:left="1786" w:hanging="595"/>
      </w:pPr>
      <w:rPr>
        <w:rFonts w:ascii="Wingdings" w:hAnsi="Wingdings"/>
        <w:sz w:val="18"/>
      </w:rPr>
    </w:lvl>
    <w:lvl w:ilvl="3">
      <w:start w:val="1"/>
      <w:numFmt w:val="bullet"/>
      <w:pStyle w:val="Puntoelenco4"/>
      <w:lvlText w:val="§"/>
      <w:lvlJc w:val="left"/>
      <w:pPr>
        <w:tabs>
          <w:tab w:val="num" w:pos="2381"/>
        </w:tabs>
        <w:ind w:left="2381" w:hanging="595"/>
      </w:pPr>
      <w:rPr>
        <w:rFonts w:ascii="Wingdings" w:hAnsi="Wingdings"/>
        <w:sz w:val="18"/>
      </w:rPr>
    </w:lvl>
    <w:lvl w:ilvl="4">
      <w:start w:val="1"/>
      <w:numFmt w:val="bullet"/>
      <w:pStyle w:val="Puntoelenco5"/>
      <w:lvlText w:val="§"/>
      <w:lvlJc w:val="left"/>
      <w:pPr>
        <w:tabs>
          <w:tab w:val="num" w:pos="2976"/>
        </w:tabs>
        <w:ind w:left="2976" w:hanging="595"/>
      </w:pPr>
      <w:rPr>
        <w:rFonts w:ascii="Wingdings" w:hAnsi="Wingdings"/>
        <w:sz w:val="18"/>
      </w:rPr>
    </w:lvl>
    <w:lvl w:ilvl="5">
      <w:start w:val="1"/>
      <w:numFmt w:val="bullet"/>
      <w:lvlText w:val="§"/>
      <w:lvlJc w:val="left"/>
      <w:pPr>
        <w:tabs>
          <w:tab w:val="num" w:pos="3572"/>
        </w:tabs>
        <w:ind w:left="3572" w:hanging="595"/>
      </w:pPr>
      <w:rPr>
        <w:rFonts w:ascii="Wingdings" w:hAnsi="Wingdings"/>
        <w:sz w:val="18"/>
      </w:rPr>
    </w:lvl>
    <w:lvl w:ilvl="6">
      <w:start w:val="1"/>
      <w:numFmt w:val="bullet"/>
      <w:lvlText w:val="§"/>
      <w:lvlJc w:val="left"/>
      <w:pPr>
        <w:tabs>
          <w:tab w:val="num" w:pos="4167"/>
        </w:tabs>
        <w:ind w:left="4167" w:hanging="595"/>
      </w:pPr>
      <w:rPr>
        <w:rFonts w:ascii="Wingdings" w:hAnsi="Wingdings"/>
        <w:sz w:val="18"/>
      </w:rPr>
    </w:lvl>
    <w:lvl w:ilvl="7">
      <w:start w:val="1"/>
      <w:numFmt w:val="bullet"/>
      <w:lvlText w:val="§"/>
      <w:lvlJc w:val="left"/>
      <w:pPr>
        <w:tabs>
          <w:tab w:val="num" w:pos="4762"/>
        </w:tabs>
        <w:ind w:left="4762" w:hanging="595"/>
      </w:pPr>
      <w:rPr>
        <w:rFonts w:ascii="Wingdings" w:hAnsi="Wingdings"/>
        <w:sz w:val="18"/>
      </w:rPr>
    </w:lvl>
    <w:lvl w:ilvl="8">
      <w:start w:val="1"/>
      <w:numFmt w:val="bullet"/>
      <w:lvlText w:val="§"/>
      <w:lvlJc w:val="left"/>
      <w:pPr>
        <w:tabs>
          <w:tab w:val="num" w:pos="4762"/>
        </w:tabs>
        <w:ind w:left="4762" w:hanging="595"/>
      </w:pPr>
      <w:rPr>
        <w:rFonts w:ascii="Wingdings" w:hAnsi="Wingdings"/>
        <w:sz w:val="18"/>
      </w:rPr>
    </w:lvl>
  </w:abstractNum>
  <w:num w:numId="1">
    <w:abstractNumId w:val="47"/>
  </w:num>
  <w:num w:numId="2">
    <w:abstractNumId w:val="22"/>
  </w:num>
  <w:num w:numId="3">
    <w:abstractNumId w:val="40"/>
  </w:num>
  <w:num w:numId="4">
    <w:abstractNumId w:val="48"/>
  </w:num>
  <w:num w:numId="5">
    <w:abstractNumId w:val="16"/>
  </w:num>
  <w:num w:numId="6">
    <w:abstractNumId w:val="45"/>
  </w:num>
  <w:num w:numId="7">
    <w:abstractNumId w:val="25"/>
  </w:num>
  <w:num w:numId="8">
    <w:abstractNumId w:val="38"/>
  </w:num>
  <w:num w:numId="9">
    <w:abstractNumId w:val="44"/>
  </w:num>
  <w:num w:numId="10">
    <w:abstractNumId w:val="36"/>
  </w:num>
  <w:num w:numId="11">
    <w:abstractNumId w:val="18"/>
  </w:num>
  <w:num w:numId="12">
    <w:abstractNumId w:val="9"/>
  </w:num>
  <w:num w:numId="13">
    <w:abstractNumId w:val="6"/>
  </w:num>
  <w:num w:numId="14">
    <w:abstractNumId w:val="8"/>
  </w:num>
  <w:num w:numId="15">
    <w:abstractNumId w:val="31"/>
  </w:num>
  <w:num w:numId="16">
    <w:abstractNumId w:val="11"/>
  </w:num>
  <w:num w:numId="17">
    <w:abstractNumId w:val="12"/>
  </w:num>
  <w:num w:numId="18">
    <w:abstractNumId w:val="39"/>
  </w:num>
  <w:num w:numId="19">
    <w:abstractNumId w:val="24"/>
  </w:num>
  <w:num w:numId="20">
    <w:abstractNumId w:val="26"/>
  </w:num>
  <w:num w:numId="21">
    <w:abstractNumId w:val="42"/>
  </w:num>
  <w:num w:numId="22">
    <w:abstractNumId w:val="46"/>
  </w:num>
  <w:num w:numId="23">
    <w:abstractNumId w:val="43"/>
  </w:num>
  <w:num w:numId="24">
    <w:abstractNumId w:val="15"/>
  </w:num>
  <w:num w:numId="25">
    <w:abstractNumId w:val="5"/>
  </w:num>
  <w:num w:numId="26">
    <w:abstractNumId w:val="35"/>
  </w:num>
  <w:num w:numId="27">
    <w:abstractNumId w:val="28"/>
  </w:num>
  <w:num w:numId="28">
    <w:abstractNumId w:val="32"/>
  </w:num>
  <w:num w:numId="29">
    <w:abstractNumId w:val="30"/>
  </w:num>
  <w:num w:numId="30">
    <w:abstractNumId w:val="2"/>
  </w:num>
  <w:num w:numId="31">
    <w:abstractNumId w:val="13"/>
  </w:num>
  <w:num w:numId="32">
    <w:abstractNumId w:val="14"/>
  </w:num>
  <w:num w:numId="33">
    <w:abstractNumId w:val="7"/>
  </w:num>
  <w:num w:numId="34">
    <w:abstractNumId w:val="34"/>
  </w:num>
  <w:num w:numId="35">
    <w:abstractNumId w:val="29"/>
  </w:num>
  <w:num w:numId="36">
    <w:abstractNumId w:val="19"/>
  </w:num>
  <w:num w:numId="37">
    <w:abstractNumId w:val="1"/>
  </w:num>
  <w:num w:numId="38">
    <w:abstractNumId w:val="23"/>
  </w:num>
  <w:num w:numId="39">
    <w:abstractNumId w:val="20"/>
  </w:num>
  <w:num w:numId="40">
    <w:abstractNumId w:val="41"/>
  </w:num>
  <w:num w:numId="41">
    <w:abstractNumId w:val="21"/>
  </w:num>
  <w:num w:numId="42">
    <w:abstractNumId w:val="27"/>
  </w:num>
  <w:num w:numId="43">
    <w:abstractNumId w:val="0"/>
  </w:num>
  <w:num w:numId="44">
    <w:abstractNumId w:val="37"/>
  </w:num>
  <w:num w:numId="45">
    <w:abstractNumId w:val="10"/>
  </w:num>
  <w:num w:numId="46">
    <w:abstractNumId w:val="3"/>
  </w:num>
  <w:num w:numId="47">
    <w:abstractNumId w:val="4"/>
  </w:num>
  <w:num w:numId="48">
    <w:abstractNumId w:val="33"/>
  </w:num>
  <w:num w:numId="49">
    <w:abstractNumId w:val="17"/>
  </w:num>
  <w:numIdMacAtCleanup w:val="29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Torrente Alessandra">
    <w15:presenceInfo w15:providerId="AD" w15:userId="S-1-5-21-417365229-399659180-1714775081-38548"/>
  </w15:person>
  <w15:person w15:author="Mantovani Luca">
    <w15:presenceInfo w15:providerId="None" w15:userId="Mantovani Luc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7A9"/>
    <w:rsid w:val="000074A0"/>
    <w:rsid w:val="00024CE6"/>
    <w:rsid w:val="00025902"/>
    <w:rsid w:val="00026881"/>
    <w:rsid w:val="0003306F"/>
    <w:rsid w:val="00042630"/>
    <w:rsid w:val="00047040"/>
    <w:rsid w:val="00075545"/>
    <w:rsid w:val="0008204A"/>
    <w:rsid w:val="00085F2D"/>
    <w:rsid w:val="00086045"/>
    <w:rsid w:val="000864DE"/>
    <w:rsid w:val="00095DFD"/>
    <w:rsid w:val="00097ED9"/>
    <w:rsid w:val="00097F44"/>
    <w:rsid w:val="000E7AB8"/>
    <w:rsid w:val="000F1840"/>
    <w:rsid w:val="00116774"/>
    <w:rsid w:val="001754CE"/>
    <w:rsid w:val="001831FB"/>
    <w:rsid w:val="0019420C"/>
    <w:rsid w:val="001B19F4"/>
    <w:rsid w:val="001C5DA2"/>
    <w:rsid w:val="00210D16"/>
    <w:rsid w:val="00211C17"/>
    <w:rsid w:val="00221D3F"/>
    <w:rsid w:val="00223EA5"/>
    <w:rsid w:val="002247AD"/>
    <w:rsid w:val="002424F5"/>
    <w:rsid w:val="00263A14"/>
    <w:rsid w:val="00263F63"/>
    <w:rsid w:val="0028527D"/>
    <w:rsid w:val="002B02DA"/>
    <w:rsid w:val="002F0181"/>
    <w:rsid w:val="002F204D"/>
    <w:rsid w:val="002F6823"/>
    <w:rsid w:val="00306852"/>
    <w:rsid w:val="003207A9"/>
    <w:rsid w:val="0033766A"/>
    <w:rsid w:val="00343A0C"/>
    <w:rsid w:val="00346AC2"/>
    <w:rsid w:val="00394B97"/>
    <w:rsid w:val="003A3CBD"/>
    <w:rsid w:val="003A7F91"/>
    <w:rsid w:val="00404C73"/>
    <w:rsid w:val="00411086"/>
    <w:rsid w:val="00411B1B"/>
    <w:rsid w:val="00431C21"/>
    <w:rsid w:val="00442852"/>
    <w:rsid w:val="00442F19"/>
    <w:rsid w:val="00443F65"/>
    <w:rsid w:val="00476EB2"/>
    <w:rsid w:val="004938F0"/>
    <w:rsid w:val="004B7A69"/>
    <w:rsid w:val="004D1D1E"/>
    <w:rsid w:val="004F5B2B"/>
    <w:rsid w:val="005234A3"/>
    <w:rsid w:val="00540EE6"/>
    <w:rsid w:val="005C21F2"/>
    <w:rsid w:val="006078E3"/>
    <w:rsid w:val="00616098"/>
    <w:rsid w:val="006514A3"/>
    <w:rsid w:val="006559CF"/>
    <w:rsid w:val="00691303"/>
    <w:rsid w:val="006D66DA"/>
    <w:rsid w:val="006E39CA"/>
    <w:rsid w:val="00703C61"/>
    <w:rsid w:val="00712794"/>
    <w:rsid w:val="00713E2C"/>
    <w:rsid w:val="007427D0"/>
    <w:rsid w:val="00774AD1"/>
    <w:rsid w:val="007B77BE"/>
    <w:rsid w:val="007D36F9"/>
    <w:rsid w:val="007E7C2A"/>
    <w:rsid w:val="007F33CF"/>
    <w:rsid w:val="007F4B8A"/>
    <w:rsid w:val="007F7D08"/>
    <w:rsid w:val="00850112"/>
    <w:rsid w:val="008503B1"/>
    <w:rsid w:val="0087741C"/>
    <w:rsid w:val="00880697"/>
    <w:rsid w:val="008A5FDB"/>
    <w:rsid w:val="008B6D4E"/>
    <w:rsid w:val="008C181D"/>
    <w:rsid w:val="00947FA6"/>
    <w:rsid w:val="009E3357"/>
    <w:rsid w:val="009F018C"/>
    <w:rsid w:val="009F4B80"/>
    <w:rsid w:val="00A07C2F"/>
    <w:rsid w:val="00A13CC9"/>
    <w:rsid w:val="00A442F5"/>
    <w:rsid w:val="00A8019D"/>
    <w:rsid w:val="00A81951"/>
    <w:rsid w:val="00A90B84"/>
    <w:rsid w:val="00AC15DF"/>
    <w:rsid w:val="00AE6FD2"/>
    <w:rsid w:val="00B20A72"/>
    <w:rsid w:val="00B3258C"/>
    <w:rsid w:val="00B37838"/>
    <w:rsid w:val="00B634FF"/>
    <w:rsid w:val="00B75334"/>
    <w:rsid w:val="00B81A9C"/>
    <w:rsid w:val="00BB0912"/>
    <w:rsid w:val="00BE3DB9"/>
    <w:rsid w:val="00BF1B2B"/>
    <w:rsid w:val="00BF6487"/>
    <w:rsid w:val="00BF6DD4"/>
    <w:rsid w:val="00C36942"/>
    <w:rsid w:val="00C576E7"/>
    <w:rsid w:val="00C66D3D"/>
    <w:rsid w:val="00C906FF"/>
    <w:rsid w:val="00C97E8B"/>
    <w:rsid w:val="00CA7C4D"/>
    <w:rsid w:val="00CC06D6"/>
    <w:rsid w:val="00D15E49"/>
    <w:rsid w:val="00D23874"/>
    <w:rsid w:val="00D45D7E"/>
    <w:rsid w:val="00D84BE9"/>
    <w:rsid w:val="00D920D4"/>
    <w:rsid w:val="00DC26AA"/>
    <w:rsid w:val="00DD18A8"/>
    <w:rsid w:val="00DE12AC"/>
    <w:rsid w:val="00E06C30"/>
    <w:rsid w:val="00E07298"/>
    <w:rsid w:val="00E45CA5"/>
    <w:rsid w:val="00E60511"/>
    <w:rsid w:val="00E6472A"/>
    <w:rsid w:val="00E65E47"/>
    <w:rsid w:val="00E6670D"/>
    <w:rsid w:val="00E967EA"/>
    <w:rsid w:val="00EB242F"/>
    <w:rsid w:val="00EC063E"/>
    <w:rsid w:val="00EC636F"/>
    <w:rsid w:val="00EE1C91"/>
    <w:rsid w:val="00EE4BF9"/>
    <w:rsid w:val="00EE63DD"/>
    <w:rsid w:val="00EF6B2F"/>
    <w:rsid w:val="00F23D87"/>
    <w:rsid w:val="00F3437C"/>
    <w:rsid w:val="00F450A9"/>
    <w:rsid w:val="00F9119D"/>
    <w:rsid w:val="00FA244F"/>
    <w:rsid w:val="00FD6E89"/>
    <w:rsid w:val="00FE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AC67C7"/>
  <w15:chartTrackingRefBased/>
  <w15:docId w15:val="{466B556A-A6B7-4737-AD19-CA3F4A122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7F7D08"/>
    <w:pPr>
      <w:spacing w:after="0" w:line="240" w:lineRule="auto"/>
    </w:pPr>
    <w:rPr>
      <w:rFonts w:ascii="Cambria" w:eastAsia="Cambria" w:hAnsi="Cambria" w:cs="Times New Roman"/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rsid w:val="007427D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C97E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nhideWhenUsed/>
    <w:qFormat/>
    <w:rsid w:val="00C97E8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olo4">
    <w:name w:val="heading 4"/>
    <w:basedOn w:val="Normale"/>
    <w:next w:val="Normale"/>
    <w:link w:val="Titolo4Carattere"/>
    <w:qFormat/>
    <w:rsid w:val="00C97E8B"/>
    <w:pPr>
      <w:keepNext/>
      <w:keepLines/>
      <w:tabs>
        <w:tab w:val="num" w:pos="864"/>
      </w:tabs>
      <w:suppressAutoHyphens/>
      <w:spacing w:after="120"/>
      <w:ind w:left="864" w:hanging="864"/>
      <w:outlineLvl w:val="3"/>
    </w:pPr>
    <w:rPr>
      <w:rFonts w:ascii="Arial" w:eastAsia="Times New Roman" w:hAnsi="Arial"/>
      <w:sz w:val="20"/>
      <w:szCs w:val="20"/>
      <w:u w:val="single"/>
      <w:lang w:val="en-GB"/>
    </w:rPr>
  </w:style>
  <w:style w:type="paragraph" w:styleId="Titolo5">
    <w:name w:val="heading 5"/>
    <w:basedOn w:val="Normale"/>
    <w:next w:val="Normale"/>
    <w:link w:val="Titolo5Carattere"/>
    <w:qFormat/>
    <w:rsid w:val="00C97E8B"/>
    <w:pPr>
      <w:keepNext/>
      <w:keepLines/>
      <w:tabs>
        <w:tab w:val="num" w:pos="1150"/>
      </w:tabs>
      <w:suppressAutoHyphens/>
      <w:spacing w:after="120"/>
      <w:ind w:left="1150" w:hanging="1008"/>
      <w:outlineLvl w:val="4"/>
    </w:pPr>
    <w:rPr>
      <w:rFonts w:ascii="Arial" w:eastAsia="Times New Roman" w:hAnsi="Arial"/>
      <w:sz w:val="20"/>
      <w:szCs w:val="20"/>
      <w:u w:val="single"/>
      <w:lang w:val="en-GB"/>
    </w:rPr>
  </w:style>
  <w:style w:type="paragraph" w:styleId="Titolo6">
    <w:name w:val="heading 6"/>
    <w:basedOn w:val="Normale"/>
    <w:next w:val="Normale"/>
    <w:link w:val="Titolo6Carattere"/>
    <w:qFormat/>
    <w:rsid w:val="00C97E8B"/>
    <w:pPr>
      <w:keepNext/>
      <w:tabs>
        <w:tab w:val="num" w:pos="1152"/>
      </w:tabs>
      <w:spacing w:after="120"/>
      <w:ind w:left="1152" w:hanging="1152"/>
      <w:outlineLvl w:val="5"/>
    </w:pPr>
    <w:rPr>
      <w:rFonts w:ascii="Arial" w:eastAsia="Times New Roman" w:hAnsi="Arial"/>
      <w:sz w:val="20"/>
      <w:szCs w:val="20"/>
      <w:u w:val="single"/>
      <w:lang w:val="en-GB"/>
    </w:rPr>
  </w:style>
  <w:style w:type="paragraph" w:styleId="Titolo7">
    <w:name w:val="heading 7"/>
    <w:basedOn w:val="Normale"/>
    <w:next w:val="Normale"/>
    <w:link w:val="Titolo7Carattere"/>
    <w:qFormat/>
    <w:rsid w:val="00C97E8B"/>
    <w:pPr>
      <w:keepNext/>
      <w:tabs>
        <w:tab w:val="num" w:pos="1296"/>
      </w:tabs>
      <w:spacing w:before="120" w:after="120"/>
      <w:ind w:left="1296" w:hanging="1296"/>
      <w:outlineLvl w:val="6"/>
    </w:pPr>
    <w:rPr>
      <w:rFonts w:ascii="Arial" w:eastAsia="Times New Roman" w:hAnsi="Arial"/>
      <w:sz w:val="20"/>
      <w:szCs w:val="20"/>
      <w:lang w:val="en-GB"/>
    </w:rPr>
  </w:style>
  <w:style w:type="paragraph" w:styleId="Titolo8">
    <w:name w:val="heading 8"/>
    <w:basedOn w:val="Normale"/>
    <w:next w:val="Normale"/>
    <w:link w:val="Titolo8Carattere"/>
    <w:qFormat/>
    <w:rsid w:val="00C97E8B"/>
    <w:pPr>
      <w:keepNext/>
      <w:tabs>
        <w:tab w:val="num" w:pos="1440"/>
      </w:tabs>
      <w:spacing w:before="120" w:after="120"/>
      <w:ind w:left="1440" w:hanging="1440"/>
      <w:outlineLvl w:val="7"/>
    </w:pPr>
    <w:rPr>
      <w:rFonts w:ascii="Arial" w:eastAsia="Times New Roman" w:hAnsi="Arial"/>
      <w:sz w:val="20"/>
      <w:szCs w:val="20"/>
      <w:lang w:val="en-GB"/>
    </w:rPr>
  </w:style>
  <w:style w:type="paragraph" w:styleId="Titolo9">
    <w:name w:val="heading 9"/>
    <w:basedOn w:val="Normale"/>
    <w:next w:val="Normale"/>
    <w:link w:val="Titolo9Carattere"/>
    <w:qFormat/>
    <w:rsid w:val="00C97E8B"/>
    <w:pPr>
      <w:keepNext/>
      <w:tabs>
        <w:tab w:val="num" w:pos="1584"/>
      </w:tabs>
      <w:spacing w:before="120" w:after="120"/>
      <w:ind w:left="1584" w:hanging="1584"/>
      <w:outlineLvl w:val="8"/>
    </w:pPr>
    <w:rPr>
      <w:rFonts w:ascii="Arial" w:eastAsia="Times New Roman" w:hAnsi="Arial"/>
      <w:sz w:val="20"/>
      <w:szCs w:val="20"/>
      <w:lang w:val="en-GB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nhideWhenUsed/>
    <w:rsid w:val="003207A9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207A9"/>
  </w:style>
  <w:style w:type="paragraph" w:styleId="Pidipagina">
    <w:name w:val="footer"/>
    <w:basedOn w:val="Normale"/>
    <w:link w:val="PidipaginaCarattere"/>
    <w:uiPriority w:val="99"/>
    <w:unhideWhenUsed/>
    <w:rsid w:val="003207A9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207A9"/>
  </w:style>
  <w:style w:type="paragraph" w:customStyle="1" w:styleId="ENItesto">
    <w:name w:val="ENI testo"/>
    <w:basedOn w:val="Testonormale"/>
    <w:link w:val="ENItestoCarattere"/>
    <w:qFormat/>
    <w:rsid w:val="00AC15DF"/>
    <w:pPr>
      <w:spacing w:after="120" w:line="312" w:lineRule="auto"/>
      <w:jc w:val="both"/>
    </w:pPr>
    <w:rPr>
      <w:rFonts w:ascii="Verdana" w:hAnsi="Verdana"/>
      <w:sz w:val="22"/>
      <w:szCs w:val="22"/>
    </w:rPr>
  </w:style>
  <w:style w:type="character" w:customStyle="1" w:styleId="ENItestoCarattere">
    <w:name w:val="ENI testo Carattere"/>
    <w:link w:val="ENItesto"/>
    <w:rsid w:val="00AC15DF"/>
    <w:rPr>
      <w:rFonts w:ascii="Verdana" w:eastAsia="Cambria" w:hAnsi="Verdana" w:cs="Times New Roman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AC15DF"/>
    <w:rPr>
      <w:rFonts w:ascii="Consolas" w:hAnsi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AC15DF"/>
    <w:rPr>
      <w:rFonts w:ascii="Consolas" w:hAnsi="Consolas"/>
      <w:sz w:val="21"/>
      <w:szCs w:val="21"/>
    </w:rPr>
  </w:style>
  <w:style w:type="paragraph" w:customStyle="1" w:styleId="ENItitolo">
    <w:name w:val="ENI titolo"/>
    <w:basedOn w:val="Normale"/>
    <w:link w:val="ENItitoloCarattere"/>
    <w:qFormat/>
    <w:rsid w:val="00AC15DF"/>
    <w:pPr>
      <w:spacing w:after="360" w:line="290" w:lineRule="exact"/>
      <w:ind w:right="136"/>
      <w:contextualSpacing/>
    </w:pPr>
    <w:rPr>
      <w:rFonts w:ascii="Verdana" w:hAnsi="Verdana"/>
      <w:b/>
    </w:rPr>
  </w:style>
  <w:style w:type="paragraph" w:customStyle="1" w:styleId="ENIsottotitolo">
    <w:name w:val="ENI sottotitolo"/>
    <w:basedOn w:val="Normale"/>
    <w:link w:val="ENIsottotitoloCarattere"/>
    <w:qFormat/>
    <w:rsid w:val="00AC15DF"/>
    <w:pPr>
      <w:spacing w:before="200" w:after="120" w:line="312" w:lineRule="auto"/>
      <w:ind w:right="136"/>
      <w:jc w:val="both"/>
    </w:pPr>
    <w:rPr>
      <w:rFonts w:ascii="Verdana" w:hAnsi="Verdana"/>
      <w:b/>
    </w:rPr>
  </w:style>
  <w:style w:type="character" w:styleId="Collegamentoipertestuale">
    <w:name w:val="Hyperlink"/>
    <w:uiPriority w:val="99"/>
    <w:unhideWhenUsed/>
    <w:rsid w:val="00AC15DF"/>
    <w:rPr>
      <w:color w:val="0563C1"/>
      <w:u w:val="single"/>
    </w:rPr>
  </w:style>
  <w:style w:type="character" w:styleId="Collegamentovisitato">
    <w:name w:val="FollowedHyperlink"/>
    <w:basedOn w:val="Carpredefinitoparagrafo"/>
    <w:unhideWhenUsed/>
    <w:rsid w:val="00AC15DF"/>
    <w:rPr>
      <w:color w:val="954F72" w:themeColor="followedHyperlink"/>
      <w:u w:val="single"/>
    </w:rPr>
  </w:style>
  <w:style w:type="character" w:styleId="Numeropagina">
    <w:name w:val="page number"/>
    <w:basedOn w:val="Carpredefinitoparagrafo"/>
    <w:unhideWhenUsed/>
    <w:rsid w:val="00AC15DF"/>
  </w:style>
  <w:style w:type="character" w:customStyle="1" w:styleId="Titolo1Carattere">
    <w:name w:val="Titolo 1 Carattere"/>
    <w:basedOn w:val="Carpredefinitoparagrafo"/>
    <w:link w:val="Titolo1"/>
    <w:uiPriority w:val="9"/>
    <w:rsid w:val="007427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sommario">
    <w:name w:val="TOC Heading"/>
    <w:basedOn w:val="Titolo1"/>
    <w:next w:val="Normale"/>
    <w:uiPriority w:val="39"/>
    <w:unhideWhenUsed/>
    <w:qFormat/>
    <w:rsid w:val="007427D0"/>
    <w:pPr>
      <w:outlineLvl w:val="9"/>
    </w:pPr>
    <w:rPr>
      <w:lang w:eastAsia="it-IT"/>
    </w:rPr>
  </w:style>
  <w:style w:type="paragraph" w:styleId="Sommario2">
    <w:name w:val="toc 2"/>
    <w:basedOn w:val="Sommario1"/>
    <w:next w:val="Normale"/>
    <w:autoRedefine/>
    <w:uiPriority w:val="39"/>
    <w:unhideWhenUsed/>
    <w:rsid w:val="007427D0"/>
    <w:pPr>
      <w:ind w:left="221"/>
    </w:pPr>
  </w:style>
  <w:style w:type="paragraph" w:styleId="Sommario1">
    <w:name w:val="toc 1"/>
    <w:basedOn w:val="ENItitolo"/>
    <w:next w:val="ENItesto"/>
    <w:autoRedefine/>
    <w:uiPriority w:val="39"/>
    <w:unhideWhenUsed/>
    <w:rsid w:val="00DD18A8"/>
    <w:pPr>
      <w:tabs>
        <w:tab w:val="left" w:pos="567"/>
        <w:tab w:val="right" w:leader="dot" w:pos="9854"/>
      </w:tabs>
      <w:spacing w:after="120" w:line="312" w:lineRule="auto"/>
      <w:contextualSpacing w:val="0"/>
    </w:pPr>
    <w:rPr>
      <w:b w:val="0"/>
      <w:sz w:val="22"/>
    </w:rPr>
  </w:style>
  <w:style w:type="character" w:customStyle="1" w:styleId="ENIsottotitoloCarattere">
    <w:name w:val="ENI sottotitolo Carattere"/>
    <w:link w:val="ENIsottotitolo"/>
    <w:rsid w:val="00D920D4"/>
    <w:rPr>
      <w:rFonts w:ascii="Verdana" w:eastAsia="Cambria" w:hAnsi="Verdana" w:cs="Times New Roman"/>
      <w:b/>
      <w:sz w:val="24"/>
      <w:szCs w:val="24"/>
    </w:rPr>
  </w:style>
  <w:style w:type="character" w:customStyle="1" w:styleId="ENItitoloCarattere">
    <w:name w:val="ENI titolo Carattere"/>
    <w:link w:val="ENItitolo"/>
    <w:rsid w:val="00D920D4"/>
    <w:rPr>
      <w:rFonts w:ascii="Verdana" w:eastAsia="Cambria" w:hAnsi="Verdana" w:cs="Times New Roman"/>
      <w:b/>
      <w:sz w:val="24"/>
      <w:szCs w:val="24"/>
    </w:rPr>
  </w:style>
  <w:style w:type="paragraph" w:styleId="Paragrafoelenco">
    <w:name w:val="List Paragraph"/>
    <w:basedOn w:val="Normale"/>
    <w:link w:val="ParagrafoelencoCarattere"/>
    <w:uiPriority w:val="34"/>
    <w:qFormat/>
    <w:rsid w:val="00D920D4"/>
    <w:pPr>
      <w:ind w:left="708"/>
    </w:pPr>
  </w:style>
  <w:style w:type="paragraph" w:customStyle="1" w:styleId="Enitestorientrato">
    <w:name w:val="Eni testo rientrato"/>
    <w:basedOn w:val="ENItesto"/>
    <w:link w:val="EnitestorientratoCarattere"/>
    <w:qFormat/>
    <w:rsid w:val="0028527D"/>
    <w:pPr>
      <w:ind w:left="454"/>
    </w:pPr>
  </w:style>
  <w:style w:type="character" w:customStyle="1" w:styleId="EnitestorientratoCarattere">
    <w:name w:val="Eni testo rientrato Carattere"/>
    <w:link w:val="Enitestorientrato"/>
    <w:rsid w:val="0028527D"/>
    <w:rPr>
      <w:rFonts w:ascii="Verdana" w:eastAsia="Cambria" w:hAnsi="Verdana" w:cs="Times New Roman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97E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97E8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rsid w:val="00C97E8B"/>
    <w:rPr>
      <w:rFonts w:ascii="Arial" w:eastAsia="Times New Roman" w:hAnsi="Arial" w:cs="Times New Roman"/>
      <w:sz w:val="20"/>
      <w:szCs w:val="20"/>
      <w:u w:val="single"/>
      <w:lang w:val="en-GB"/>
    </w:rPr>
  </w:style>
  <w:style w:type="character" w:customStyle="1" w:styleId="Titolo5Carattere">
    <w:name w:val="Titolo 5 Carattere"/>
    <w:basedOn w:val="Carpredefinitoparagrafo"/>
    <w:link w:val="Titolo5"/>
    <w:rsid w:val="00C97E8B"/>
    <w:rPr>
      <w:rFonts w:ascii="Arial" w:eastAsia="Times New Roman" w:hAnsi="Arial" w:cs="Times New Roman"/>
      <w:sz w:val="20"/>
      <w:szCs w:val="20"/>
      <w:u w:val="single"/>
      <w:lang w:val="en-GB"/>
    </w:rPr>
  </w:style>
  <w:style w:type="character" w:customStyle="1" w:styleId="Titolo6Carattere">
    <w:name w:val="Titolo 6 Carattere"/>
    <w:basedOn w:val="Carpredefinitoparagrafo"/>
    <w:link w:val="Titolo6"/>
    <w:rsid w:val="00C97E8B"/>
    <w:rPr>
      <w:rFonts w:ascii="Arial" w:eastAsia="Times New Roman" w:hAnsi="Arial" w:cs="Times New Roman"/>
      <w:sz w:val="20"/>
      <w:szCs w:val="20"/>
      <w:u w:val="single"/>
      <w:lang w:val="en-GB"/>
    </w:rPr>
  </w:style>
  <w:style w:type="character" w:customStyle="1" w:styleId="Titolo7Carattere">
    <w:name w:val="Titolo 7 Carattere"/>
    <w:basedOn w:val="Carpredefinitoparagrafo"/>
    <w:link w:val="Titolo7"/>
    <w:rsid w:val="00C97E8B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Titolo8Carattere">
    <w:name w:val="Titolo 8 Carattere"/>
    <w:basedOn w:val="Carpredefinitoparagrafo"/>
    <w:link w:val="Titolo8"/>
    <w:rsid w:val="00C97E8B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Titolo9Carattere">
    <w:name w:val="Titolo 9 Carattere"/>
    <w:basedOn w:val="Carpredefinitoparagrafo"/>
    <w:link w:val="Titolo9"/>
    <w:rsid w:val="00C97E8B"/>
    <w:rPr>
      <w:rFonts w:ascii="Arial" w:eastAsia="Times New Roman" w:hAnsi="Arial" w:cs="Times New Roman"/>
      <w:sz w:val="20"/>
      <w:szCs w:val="20"/>
      <w:lang w:val="en-GB"/>
    </w:rPr>
  </w:style>
  <w:style w:type="paragraph" w:customStyle="1" w:styleId="Table">
    <w:name w:val="Table"/>
    <w:basedOn w:val="Normale"/>
    <w:rsid w:val="00C97E8B"/>
    <w:pPr>
      <w:keepLines/>
      <w:spacing w:before="60" w:after="120"/>
    </w:pPr>
    <w:rPr>
      <w:rFonts w:ascii="Arial" w:eastAsia="Times New Roman" w:hAnsi="Arial"/>
      <w:sz w:val="20"/>
      <w:szCs w:val="20"/>
      <w:lang w:val="en-GB"/>
    </w:rPr>
  </w:style>
  <w:style w:type="paragraph" w:styleId="Testonotaapidipagina">
    <w:name w:val="footnote text"/>
    <w:basedOn w:val="Normale"/>
    <w:link w:val="TestonotaapidipaginaCarattere"/>
    <w:semiHidden/>
    <w:rsid w:val="00C97E8B"/>
    <w:pPr>
      <w:spacing w:after="120"/>
    </w:pPr>
    <w:rPr>
      <w:rFonts w:ascii="Arial" w:eastAsia="Times New Roman" w:hAnsi="Arial"/>
      <w:sz w:val="18"/>
      <w:szCs w:val="20"/>
      <w:lang w:val="en-GB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semiHidden/>
    <w:rsid w:val="00C97E8B"/>
    <w:rPr>
      <w:rFonts w:ascii="Arial" w:eastAsia="Times New Roman" w:hAnsi="Arial" w:cs="Times New Roman"/>
      <w:sz w:val="18"/>
      <w:szCs w:val="20"/>
      <w:lang w:val="en-GB"/>
    </w:rPr>
  </w:style>
  <w:style w:type="character" w:styleId="Rimandonotaapidipagina">
    <w:name w:val="footnote reference"/>
    <w:semiHidden/>
    <w:rsid w:val="00C97E8B"/>
    <w:rPr>
      <w:vertAlign w:val="superscript"/>
    </w:rPr>
  </w:style>
  <w:style w:type="paragraph" w:styleId="Sommario3">
    <w:name w:val="toc 3"/>
    <w:basedOn w:val="Normale"/>
    <w:next w:val="Normale"/>
    <w:autoRedefine/>
    <w:uiPriority w:val="39"/>
    <w:rsid w:val="00C97E8B"/>
    <w:pPr>
      <w:tabs>
        <w:tab w:val="left" w:pos="1843"/>
        <w:tab w:val="right" w:leader="dot" w:pos="9072"/>
      </w:tabs>
      <w:spacing w:before="120" w:after="120"/>
      <w:ind w:left="1843" w:hanging="850"/>
      <w:jc w:val="both"/>
    </w:pPr>
    <w:rPr>
      <w:rFonts w:ascii="Arial" w:eastAsia="Times New Roman" w:hAnsi="Arial"/>
      <w:noProof/>
      <w:sz w:val="20"/>
      <w:szCs w:val="20"/>
      <w:lang w:val="en-GB"/>
    </w:rPr>
  </w:style>
  <w:style w:type="paragraph" w:styleId="Sommario4">
    <w:name w:val="toc 4"/>
    <w:basedOn w:val="Normale"/>
    <w:next w:val="Normale"/>
    <w:autoRedefine/>
    <w:uiPriority w:val="39"/>
    <w:rsid w:val="00C97E8B"/>
    <w:pPr>
      <w:tabs>
        <w:tab w:val="left" w:pos="2835"/>
        <w:tab w:val="right" w:leader="dot" w:pos="9072"/>
      </w:tabs>
      <w:spacing w:after="120"/>
      <w:ind w:left="2835" w:hanging="992"/>
    </w:pPr>
    <w:rPr>
      <w:rFonts w:ascii="Arial" w:eastAsia="Times New Roman" w:hAnsi="Arial"/>
      <w:noProof/>
      <w:sz w:val="20"/>
      <w:szCs w:val="20"/>
      <w:lang w:val="en-GB"/>
    </w:rPr>
  </w:style>
  <w:style w:type="paragraph" w:styleId="Sommario5">
    <w:name w:val="toc 5"/>
    <w:basedOn w:val="Normale"/>
    <w:next w:val="Normale"/>
    <w:autoRedefine/>
    <w:semiHidden/>
    <w:rsid w:val="00C97E8B"/>
    <w:pPr>
      <w:spacing w:after="120"/>
      <w:ind w:left="800"/>
    </w:pPr>
    <w:rPr>
      <w:rFonts w:ascii="Arial" w:eastAsia="Times New Roman" w:hAnsi="Arial"/>
      <w:sz w:val="20"/>
      <w:szCs w:val="20"/>
      <w:lang w:val="en-GB"/>
    </w:rPr>
  </w:style>
  <w:style w:type="paragraph" w:styleId="Sommario6">
    <w:name w:val="toc 6"/>
    <w:basedOn w:val="Normale"/>
    <w:next w:val="Normale"/>
    <w:autoRedefine/>
    <w:semiHidden/>
    <w:rsid w:val="00C97E8B"/>
    <w:pPr>
      <w:spacing w:after="120"/>
      <w:ind w:left="1000"/>
    </w:pPr>
    <w:rPr>
      <w:rFonts w:ascii="Arial" w:eastAsia="Times New Roman" w:hAnsi="Arial"/>
      <w:sz w:val="20"/>
      <w:szCs w:val="20"/>
      <w:lang w:val="en-GB"/>
    </w:rPr>
  </w:style>
  <w:style w:type="paragraph" w:styleId="Sommario7">
    <w:name w:val="toc 7"/>
    <w:basedOn w:val="Normale"/>
    <w:next w:val="Normale"/>
    <w:autoRedefine/>
    <w:semiHidden/>
    <w:rsid w:val="00C97E8B"/>
    <w:pPr>
      <w:spacing w:after="120"/>
      <w:ind w:left="1200"/>
    </w:pPr>
    <w:rPr>
      <w:rFonts w:ascii="Arial" w:eastAsia="Times New Roman" w:hAnsi="Arial"/>
      <w:sz w:val="20"/>
      <w:szCs w:val="20"/>
      <w:lang w:val="en-GB"/>
    </w:rPr>
  </w:style>
  <w:style w:type="paragraph" w:styleId="Sommario8">
    <w:name w:val="toc 8"/>
    <w:basedOn w:val="Normale"/>
    <w:next w:val="Normale"/>
    <w:autoRedefine/>
    <w:semiHidden/>
    <w:rsid w:val="00C97E8B"/>
    <w:pPr>
      <w:spacing w:after="120"/>
      <w:ind w:left="1400"/>
    </w:pPr>
    <w:rPr>
      <w:rFonts w:ascii="Arial" w:eastAsia="Times New Roman" w:hAnsi="Arial"/>
      <w:sz w:val="20"/>
      <w:szCs w:val="20"/>
      <w:lang w:val="en-GB"/>
    </w:rPr>
  </w:style>
  <w:style w:type="paragraph" w:styleId="Sommario9">
    <w:name w:val="toc 9"/>
    <w:basedOn w:val="Normale"/>
    <w:next w:val="Normale"/>
    <w:autoRedefine/>
    <w:semiHidden/>
    <w:rsid w:val="00C97E8B"/>
    <w:pPr>
      <w:spacing w:after="120"/>
      <w:ind w:left="1600"/>
    </w:pPr>
    <w:rPr>
      <w:rFonts w:ascii="Arial" w:eastAsia="Times New Roman" w:hAnsi="Arial"/>
      <w:sz w:val="20"/>
      <w:szCs w:val="20"/>
      <w:lang w:val="en-GB"/>
    </w:rPr>
  </w:style>
  <w:style w:type="paragraph" w:customStyle="1" w:styleId="ContentTitle">
    <w:name w:val="Content Title"/>
    <w:basedOn w:val="Normale"/>
    <w:rsid w:val="00C97E8B"/>
    <w:pPr>
      <w:spacing w:after="120"/>
    </w:pPr>
    <w:rPr>
      <w:rFonts w:ascii="Arial" w:eastAsia="Times New Roman" w:hAnsi="Arial"/>
      <w:b/>
      <w:szCs w:val="20"/>
      <w:lang w:val="en-GB"/>
    </w:rPr>
  </w:style>
  <w:style w:type="paragraph" w:customStyle="1" w:styleId="TitlePage">
    <w:name w:val="Title Page"/>
    <w:basedOn w:val="Normale"/>
    <w:rsid w:val="00C97E8B"/>
    <w:pPr>
      <w:spacing w:after="120"/>
      <w:ind w:left="5103"/>
    </w:pPr>
    <w:rPr>
      <w:rFonts w:ascii="Arial" w:eastAsia="Times New Roman" w:hAnsi="Arial"/>
      <w:b/>
      <w:sz w:val="36"/>
      <w:szCs w:val="20"/>
      <w:lang w:val="en-GB"/>
    </w:rPr>
  </w:style>
  <w:style w:type="character" w:styleId="Rimandocommento">
    <w:name w:val="annotation reference"/>
    <w:semiHidden/>
    <w:rsid w:val="00C97E8B"/>
    <w:rPr>
      <w:sz w:val="16"/>
    </w:rPr>
  </w:style>
  <w:style w:type="paragraph" w:styleId="Testocommento">
    <w:name w:val="annotation text"/>
    <w:basedOn w:val="Normale"/>
    <w:link w:val="TestocommentoCarattere"/>
    <w:semiHidden/>
    <w:rsid w:val="00C97E8B"/>
    <w:pPr>
      <w:spacing w:after="120"/>
    </w:pPr>
    <w:rPr>
      <w:rFonts w:ascii="Arial" w:eastAsia="Times New Roman" w:hAnsi="Arial"/>
      <w:sz w:val="20"/>
      <w:szCs w:val="20"/>
      <w:lang w:val="en-GB"/>
    </w:rPr>
  </w:style>
  <w:style w:type="character" w:customStyle="1" w:styleId="TestocommentoCarattere">
    <w:name w:val="Testo commento Carattere"/>
    <w:basedOn w:val="Carpredefinitoparagrafo"/>
    <w:link w:val="Testocommento"/>
    <w:semiHidden/>
    <w:rsid w:val="00C97E8B"/>
    <w:rPr>
      <w:rFonts w:ascii="Arial" w:eastAsia="Times New Roman" w:hAnsi="Arial" w:cs="Times New Roman"/>
      <w:sz w:val="20"/>
      <w:szCs w:val="20"/>
      <w:lang w:val="en-GB"/>
    </w:rPr>
  </w:style>
  <w:style w:type="paragraph" w:customStyle="1" w:styleId="Code">
    <w:name w:val="Code"/>
    <w:basedOn w:val="Normale"/>
    <w:rsid w:val="00C97E8B"/>
    <w:pPr>
      <w:suppressAutoHyphens/>
    </w:pPr>
    <w:rPr>
      <w:rFonts w:ascii="Courier New" w:eastAsia="Times New Roman" w:hAnsi="Courier New"/>
      <w:sz w:val="14"/>
      <w:szCs w:val="20"/>
      <w:lang w:val="en-GB"/>
    </w:rPr>
  </w:style>
  <w:style w:type="paragraph" w:styleId="Rientrocorpodeltesto">
    <w:name w:val="Body Text Indent"/>
    <w:basedOn w:val="Normale"/>
    <w:link w:val="RientrocorpodeltestoCarattere"/>
    <w:rsid w:val="00C97E8B"/>
    <w:pPr>
      <w:spacing w:after="120"/>
      <w:ind w:left="780"/>
    </w:pPr>
    <w:rPr>
      <w:rFonts w:ascii="Arial" w:eastAsia="Times New Roman" w:hAnsi="Arial"/>
      <w:sz w:val="20"/>
      <w:szCs w:val="20"/>
      <w:lang w:val="en-GB"/>
    </w:rPr>
  </w:style>
  <w:style w:type="character" w:customStyle="1" w:styleId="RientrocorpodeltestoCarattere">
    <w:name w:val="Rientro corpo del testo Carattere"/>
    <w:basedOn w:val="Carpredefinitoparagrafo"/>
    <w:link w:val="Rientrocorpodeltesto"/>
    <w:rsid w:val="00C97E8B"/>
    <w:rPr>
      <w:rFonts w:ascii="Arial" w:eastAsia="Times New Roman" w:hAnsi="Arial" w:cs="Times New Roman"/>
      <w:sz w:val="20"/>
      <w:szCs w:val="20"/>
      <w:lang w:val="en-GB"/>
    </w:rPr>
  </w:style>
  <w:style w:type="paragraph" w:customStyle="1" w:styleId="bt">
    <w:name w:val="bt"/>
    <w:aliases w:val="BODY TEXT,body text,t,Block text,Text,heading_txt,bodytxy2,Para,EHPT,Body Text2,bt1,bodytext,BT,txt1,T1,Title 1,EDStext,sp,bullet title,sbs,block text,Resume Text,bt4,body text4,bt5,body text5,body text1,tx,text,Justified,pp,RFP Text"/>
    <w:basedOn w:val="Normale"/>
    <w:rsid w:val="00C97E8B"/>
    <w:pPr>
      <w:spacing w:after="120"/>
    </w:pPr>
    <w:rPr>
      <w:rFonts w:ascii="Times New Roman" w:eastAsia="Times New Roman" w:hAnsi="Times New Roman"/>
      <w:sz w:val="20"/>
      <w:szCs w:val="20"/>
      <w:lang w:eastAsia="it-IT"/>
    </w:rPr>
  </w:style>
  <w:style w:type="paragraph" w:customStyle="1" w:styleId="BodySingle">
    <w:name w:val="Body Single"/>
    <w:basedOn w:val="Corpotesto"/>
    <w:rsid w:val="00C97E8B"/>
    <w:pPr>
      <w:spacing w:after="0" w:line="260" w:lineRule="atLeast"/>
    </w:pPr>
    <w:rPr>
      <w:rFonts w:ascii="Times New Roman" w:eastAsia="Times New Roman" w:hAnsi="Times New Roman"/>
      <w:sz w:val="20"/>
      <w:szCs w:val="20"/>
      <w:lang w:val="en-GB"/>
    </w:rPr>
  </w:style>
  <w:style w:type="paragraph" w:styleId="Puntoelenco">
    <w:name w:val="List Bullet"/>
    <w:basedOn w:val="Normale"/>
    <w:rsid w:val="00C97E8B"/>
    <w:pPr>
      <w:numPr>
        <w:numId w:val="4"/>
      </w:numPr>
      <w:spacing w:after="260" w:line="260" w:lineRule="atLeast"/>
    </w:pPr>
    <w:rPr>
      <w:rFonts w:ascii="Times New Roman" w:eastAsia="Times New Roman" w:hAnsi="Times New Roman"/>
      <w:sz w:val="20"/>
      <w:szCs w:val="20"/>
      <w:lang w:val="en-GB"/>
    </w:rPr>
  </w:style>
  <w:style w:type="paragraph" w:styleId="Puntoelenco2">
    <w:name w:val="List Bullet 2"/>
    <w:basedOn w:val="Normale"/>
    <w:rsid w:val="00C97E8B"/>
    <w:pPr>
      <w:numPr>
        <w:ilvl w:val="1"/>
        <w:numId w:val="4"/>
      </w:numPr>
      <w:spacing w:after="260" w:line="260" w:lineRule="atLeast"/>
    </w:pPr>
    <w:rPr>
      <w:rFonts w:ascii="Times New Roman" w:eastAsia="Times New Roman" w:hAnsi="Times New Roman"/>
      <w:sz w:val="20"/>
      <w:szCs w:val="20"/>
      <w:lang w:val="en-GB"/>
    </w:rPr>
  </w:style>
  <w:style w:type="paragraph" w:styleId="Puntoelenco3">
    <w:name w:val="List Bullet 3"/>
    <w:basedOn w:val="Normale"/>
    <w:rsid w:val="00C97E8B"/>
    <w:pPr>
      <w:numPr>
        <w:ilvl w:val="2"/>
        <w:numId w:val="4"/>
      </w:numPr>
      <w:spacing w:after="260" w:line="260" w:lineRule="atLeast"/>
    </w:pPr>
    <w:rPr>
      <w:rFonts w:ascii="Times New Roman" w:eastAsia="Times New Roman" w:hAnsi="Times New Roman"/>
      <w:sz w:val="20"/>
      <w:szCs w:val="20"/>
      <w:lang w:val="en-GB"/>
    </w:rPr>
  </w:style>
  <w:style w:type="paragraph" w:styleId="Puntoelenco4">
    <w:name w:val="List Bullet 4"/>
    <w:basedOn w:val="Normale"/>
    <w:rsid w:val="00C97E8B"/>
    <w:pPr>
      <w:numPr>
        <w:ilvl w:val="3"/>
        <w:numId w:val="4"/>
      </w:numPr>
      <w:spacing w:after="260" w:line="260" w:lineRule="atLeast"/>
    </w:pPr>
    <w:rPr>
      <w:rFonts w:ascii="Times New Roman" w:eastAsia="Times New Roman" w:hAnsi="Times New Roman"/>
      <w:sz w:val="20"/>
      <w:szCs w:val="20"/>
      <w:lang w:val="en-GB"/>
    </w:rPr>
  </w:style>
  <w:style w:type="paragraph" w:styleId="Puntoelenco5">
    <w:name w:val="List Bullet 5"/>
    <w:basedOn w:val="Normale"/>
    <w:rsid w:val="00C97E8B"/>
    <w:pPr>
      <w:numPr>
        <w:ilvl w:val="4"/>
        <w:numId w:val="4"/>
      </w:numPr>
      <w:spacing w:after="260" w:line="260" w:lineRule="atLeast"/>
    </w:pPr>
    <w:rPr>
      <w:rFonts w:ascii="Times New Roman" w:eastAsia="Times New Roman" w:hAnsi="Times New Roman"/>
      <w:sz w:val="20"/>
      <w:szCs w:val="20"/>
      <w:lang w:val="en-GB"/>
    </w:rPr>
  </w:style>
  <w:style w:type="paragraph" w:styleId="Elencocontinua">
    <w:name w:val="List Continue"/>
    <w:basedOn w:val="Normale"/>
    <w:rsid w:val="00C97E8B"/>
    <w:pPr>
      <w:spacing w:after="120"/>
      <w:ind w:left="283"/>
    </w:pPr>
    <w:rPr>
      <w:rFonts w:ascii="Arial" w:eastAsia="Times New Roman" w:hAnsi="Arial"/>
      <w:sz w:val="20"/>
      <w:szCs w:val="20"/>
      <w:lang w:val="en-GB"/>
    </w:rPr>
  </w:style>
  <w:style w:type="paragraph" w:styleId="Elencocontinua2">
    <w:name w:val="List Continue 2"/>
    <w:basedOn w:val="Normale"/>
    <w:rsid w:val="00C97E8B"/>
    <w:pPr>
      <w:spacing w:after="120"/>
      <w:ind w:left="566"/>
    </w:pPr>
    <w:rPr>
      <w:rFonts w:ascii="Arial" w:eastAsia="Times New Roman" w:hAnsi="Arial"/>
      <w:sz w:val="20"/>
      <w:szCs w:val="20"/>
      <w:lang w:val="en-GB"/>
    </w:rPr>
  </w:style>
  <w:style w:type="paragraph" w:styleId="Testofumetto">
    <w:name w:val="Balloon Text"/>
    <w:basedOn w:val="Normale"/>
    <w:link w:val="TestofumettoCarattere"/>
    <w:semiHidden/>
    <w:rsid w:val="00C97E8B"/>
    <w:pPr>
      <w:spacing w:after="120"/>
    </w:pPr>
    <w:rPr>
      <w:rFonts w:ascii="Tahoma" w:eastAsia="Times New Roman" w:hAnsi="Tahoma" w:cs="Tahoma"/>
      <w:sz w:val="16"/>
      <w:szCs w:val="16"/>
      <w:lang w:val="en-GB"/>
    </w:rPr>
  </w:style>
  <w:style w:type="character" w:customStyle="1" w:styleId="TestofumettoCarattere">
    <w:name w:val="Testo fumetto Carattere"/>
    <w:basedOn w:val="Carpredefinitoparagrafo"/>
    <w:link w:val="Testofumetto"/>
    <w:semiHidden/>
    <w:rsid w:val="00C97E8B"/>
    <w:rPr>
      <w:rFonts w:ascii="Tahoma" w:eastAsia="Times New Roman" w:hAnsi="Tahoma" w:cs="Tahoma"/>
      <w:sz w:val="16"/>
      <w:szCs w:val="16"/>
      <w:lang w:val="en-GB"/>
    </w:rPr>
  </w:style>
  <w:style w:type="paragraph" w:styleId="Rientrocorpodeltesto2">
    <w:name w:val="Body Text Indent 2"/>
    <w:basedOn w:val="Normale"/>
    <w:link w:val="Rientrocorpodeltesto2Carattere"/>
    <w:rsid w:val="00C97E8B"/>
    <w:pPr>
      <w:spacing w:after="120"/>
      <w:ind w:left="708"/>
    </w:pPr>
    <w:rPr>
      <w:rFonts w:ascii="Arial" w:eastAsia="Times New Roman" w:hAnsi="Arial"/>
      <w:sz w:val="20"/>
      <w:szCs w:val="20"/>
      <w:lang w:val="en-GB"/>
    </w:rPr>
  </w:style>
  <w:style w:type="character" w:customStyle="1" w:styleId="Rientrocorpodeltesto2Carattere">
    <w:name w:val="Rientro corpo del testo 2 Carattere"/>
    <w:basedOn w:val="Carpredefinitoparagrafo"/>
    <w:link w:val="Rientrocorpodeltesto2"/>
    <w:rsid w:val="00C97E8B"/>
    <w:rPr>
      <w:rFonts w:ascii="Arial" w:eastAsia="Times New Roman" w:hAnsi="Arial" w:cs="Times New Roman"/>
      <w:sz w:val="20"/>
      <w:szCs w:val="20"/>
      <w:lang w:val="en-GB"/>
    </w:rPr>
  </w:style>
  <w:style w:type="table" w:styleId="Grigliatabella">
    <w:name w:val="Table Grid"/>
    <w:basedOn w:val="Tabellanormale"/>
    <w:rsid w:val="00C97E8B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ruttura">
    <w:name w:val="Struttura"/>
    <w:aliases w:val="Symbol (simbolo),Sinistro:  0,62 cm,Sporgente  0,63 cm"/>
    <w:basedOn w:val="Normale"/>
    <w:rsid w:val="00C97E8B"/>
    <w:pPr>
      <w:numPr>
        <w:numId w:val="5"/>
      </w:numPr>
      <w:tabs>
        <w:tab w:val="clear" w:pos="360"/>
      </w:tabs>
      <w:spacing w:after="120"/>
      <w:ind w:left="709"/>
    </w:pPr>
    <w:rPr>
      <w:rFonts w:ascii="Arial" w:eastAsia="Times New Roman" w:hAnsi="Arial"/>
      <w:sz w:val="20"/>
      <w:szCs w:val="20"/>
      <w:lang w:val="en-GB"/>
    </w:rPr>
  </w:style>
  <w:style w:type="paragraph" w:customStyle="1" w:styleId="DocumentTitle">
    <w:name w:val="Document Title"/>
    <w:basedOn w:val="Normale"/>
    <w:rsid w:val="00C97E8B"/>
    <w:pPr>
      <w:spacing w:before="120" w:after="60"/>
    </w:pPr>
    <w:rPr>
      <w:rFonts w:ascii="Arial" w:eastAsia="Times New Roman" w:hAnsi="Arial" w:cs="Arial"/>
      <w:b/>
      <w:color w:val="0000FF"/>
      <w:szCs w:val="20"/>
      <w:lang w:val="en-GB"/>
    </w:rPr>
  </w:style>
  <w:style w:type="paragraph" w:customStyle="1" w:styleId="F1">
    <w:name w:val="F1"/>
    <w:rsid w:val="00C97E8B"/>
    <w:pPr>
      <w:tabs>
        <w:tab w:val="right" w:pos="4820"/>
      </w:tabs>
      <w:spacing w:after="0" w:line="240" w:lineRule="auto"/>
      <w:ind w:left="2835"/>
    </w:pPr>
    <w:rPr>
      <w:rFonts w:ascii="Arial" w:eastAsia="Times New Roman" w:hAnsi="Arial" w:cs="Times New Roman"/>
      <w:b/>
      <w:snapToGrid w:val="0"/>
      <w:sz w:val="20"/>
      <w:szCs w:val="20"/>
      <w:lang w:val="fr-FR" w:eastAsia="it-IT"/>
    </w:rPr>
  </w:style>
  <w:style w:type="paragraph" w:customStyle="1" w:styleId="F2">
    <w:name w:val="F2"/>
    <w:basedOn w:val="F1"/>
    <w:rsid w:val="00C97E8B"/>
    <w:pPr>
      <w:tabs>
        <w:tab w:val="right" w:pos="2268"/>
      </w:tabs>
      <w:ind w:left="2268" w:hanging="2268"/>
    </w:pPr>
    <w:rPr>
      <w:sz w:val="24"/>
    </w:rPr>
  </w:style>
  <w:style w:type="paragraph" w:customStyle="1" w:styleId="F3">
    <w:name w:val="F3"/>
    <w:basedOn w:val="F1"/>
    <w:rsid w:val="00C97E8B"/>
    <w:pPr>
      <w:tabs>
        <w:tab w:val="left" w:pos="1304"/>
        <w:tab w:val="left" w:pos="1418"/>
        <w:tab w:val="right" w:leader="dot" w:pos="3969"/>
        <w:tab w:val="right" w:pos="4253"/>
        <w:tab w:val="right" w:pos="4366"/>
        <w:tab w:val="left" w:pos="5216"/>
        <w:tab w:val="right" w:leader="dot" w:pos="7371"/>
      </w:tabs>
      <w:spacing w:before="120" w:line="120" w:lineRule="atLeast"/>
      <w:ind w:left="0"/>
    </w:pPr>
  </w:style>
  <w:style w:type="paragraph" w:customStyle="1" w:styleId="TableText">
    <w:name w:val="Table Text"/>
    <w:rsid w:val="00C97E8B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val="en-US" w:eastAsia="it-IT"/>
    </w:rPr>
  </w:style>
  <w:style w:type="paragraph" w:customStyle="1" w:styleId="TableHeading">
    <w:name w:val="Table Heading"/>
    <w:basedOn w:val="TableText"/>
    <w:rsid w:val="00C97E8B"/>
    <w:pPr>
      <w:keepLines/>
      <w:spacing w:before="120" w:after="120"/>
      <w:jc w:val="both"/>
    </w:pPr>
    <w:rPr>
      <w:rFonts w:ascii="Book Antiqua" w:hAnsi="Book Antiqua"/>
      <w:b/>
      <w:color w:val="auto"/>
      <w:sz w:val="16"/>
      <w:lang w:val="it-IT"/>
    </w:rPr>
  </w:style>
  <w:style w:type="paragraph" w:styleId="Corpodeltesto2">
    <w:name w:val="Body Text 2"/>
    <w:basedOn w:val="Normale"/>
    <w:link w:val="Corpodeltesto2Carattere"/>
    <w:rsid w:val="00C97E8B"/>
    <w:pPr>
      <w:spacing w:after="120" w:line="480" w:lineRule="auto"/>
    </w:pPr>
    <w:rPr>
      <w:rFonts w:ascii="Arial" w:eastAsia="Times New Roman" w:hAnsi="Arial"/>
      <w:sz w:val="20"/>
      <w:szCs w:val="20"/>
      <w:lang w:val="en-GB"/>
    </w:rPr>
  </w:style>
  <w:style w:type="character" w:customStyle="1" w:styleId="Corpodeltesto2Carattere">
    <w:name w:val="Corpo del testo 2 Carattere"/>
    <w:basedOn w:val="Carpredefinitoparagrafo"/>
    <w:link w:val="Corpodeltesto2"/>
    <w:rsid w:val="00C97E8B"/>
    <w:rPr>
      <w:rFonts w:ascii="Arial" w:eastAsia="Times New Roman" w:hAnsi="Arial" w:cs="Times New Roman"/>
      <w:sz w:val="20"/>
      <w:szCs w:val="20"/>
      <w:lang w:val="en-GB"/>
    </w:rPr>
  </w:style>
  <w:style w:type="paragraph" w:styleId="Soggettocommento">
    <w:name w:val="annotation subject"/>
    <w:basedOn w:val="Testocommento"/>
    <w:next w:val="Testocommento"/>
    <w:link w:val="SoggettocommentoCarattere"/>
    <w:semiHidden/>
    <w:rsid w:val="00C97E8B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semiHidden/>
    <w:rsid w:val="00C97E8B"/>
    <w:rPr>
      <w:rFonts w:ascii="Arial" w:eastAsia="Times New Roman" w:hAnsi="Arial" w:cs="Times New Roman"/>
      <w:b/>
      <w:bCs/>
      <w:sz w:val="20"/>
      <w:szCs w:val="20"/>
      <w:lang w:val="en-GB"/>
    </w:rPr>
  </w:style>
  <w:style w:type="paragraph" w:customStyle="1" w:styleId="TableSmHeading">
    <w:name w:val="Table_Sm_Heading"/>
    <w:basedOn w:val="Normale"/>
    <w:rsid w:val="00C97E8B"/>
    <w:pPr>
      <w:keepNext/>
      <w:keepLines/>
      <w:spacing w:before="60" w:after="40"/>
    </w:pPr>
    <w:rPr>
      <w:rFonts w:ascii="Futura Bk" w:eastAsia="Times New Roman" w:hAnsi="Futura Bk"/>
      <w:b/>
      <w:sz w:val="16"/>
      <w:szCs w:val="20"/>
      <w:lang w:val="en-US"/>
    </w:rPr>
  </w:style>
  <w:style w:type="paragraph" w:customStyle="1" w:styleId="TableMedium">
    <w:name w:val="Table_Medium"/>
    <w:basedOn w:val="Normale"/>
    <w:rsid w:val="00C97E8B"/>
    <w:pPr>
      <w:spacing w:before="40" w:after="40"/>
    </w:pPr>
    <w:rPr>
      <w:rFonts w:ascii="Futura Bk" w:eastAsia="Times New Roman" w:hAnsi="Futura Bk"/>
      <w:sz w:val="18"/>
      <w:szCs w:val="20"/>
      <w:lang w:val="en-US"/>
    </w:rPr>
  </w:style>
  <w:style w:type="paragraph" w:customStyle="1" w:styleId="TableSmHeadingRight">
    <w:name w:val="Table_Sm_Heading_Right"/>
    <w:basedOn w:val="Normale"/>
    <w:rsid w:val="00C97E8B"/>
    <w:pPr>
      <w:keepNext/>
      <w:keepLines/>
      <w:spacing w:before="60" w:after="40"/>
      <w:jc w:val="right"/>
    </w:pPr>
    <w:rPr>
      <w:rFonts w:ascii="Futura Bk" w:eastAsia="Times New Roman" w:hAnsi="Futura Bk"/>
      <w:b/>
      <w:sz w:val="16"/>
      <w:szCs w:val="20"/>
      <w:lang w:val="en-US"/>
    </w:rPr>
  </w:style>
  <w:style w:type="paragraph" w:customStyle="1" w:styleId="ABLOCKPARA">
    <w:name w:val="A BLOCK PARA"/>
    <w:basedOn w:val="Normale"/>
    <w:rsid w:val="00C97E8B"/>
    <w:rPr>
      <w:rFonts w:ascii="Book Antiqua" w:eastAsia="Times New Roman" w:hAnsi="Book Antiqua"/>
      <w:sz w:val="22"/>
      <w:szCs w:val="20"/>
    </w:rPr>
  </w:style>
  <w:style w:type="character" w:customStyle="1" w:styleId="hl">
    <w:name w:val="hl"/>
    <w:basedOn w:val="Carpredefinitoparagrafo"/>
    <w:rsid w:val="00C97E8B"/>
  </w:style>
  <w:style w:type="paragraph" w:customStyle="1" w:styleId="Figura">
    <w:name w:val="Figura"/>
    <w:basedOn w:val="Normale"/>
    <w:next w:val="Normale"/>
    <w:rsid w:val="00C97E8B"/>
    <w:pPr>
      <w:pBdr>
        <w:top w:val="single" w:sz="6" w:space="12" w:color="auto"/>
        <w:bottom w:val="single" w:sz="6" w:space="12" w:color="auto"/>
      </w:pBdr>
      <w:spacing w:before="160" w:after="80"/>
      <w:jc w:val="center"/>
    </w:pPr>
    <w:rPr>
      <w:rFonts w:ascii="Times New Roman" w:eastAsia="Times New Roman" w:hAnsi="Times New Roman"/>
      <w:color w:val="000000"/>
      <w:szCs w:val="20"/>
    </w:rPr>
  </w:style>
  <w:style w:type="paragraph" w:customStyle="1" w:styleId="Tabellatitolo">
    <w:name w:val="Tabella titolo"/>
    <w:basedOn w:val="Normale"/>
    <w:rsid w:val="00C97E8B"/>
    <w:pPr>
      <w:tabs>
        <w:tab w:val="left" w:pos="1720"/>
        <w:tab w:val="left" w:pos="4700"/>
      </w:tabs>
      <w:spacing w:before="100" w:after="100" w:line="220" w:lineRule="exact"/>
      <w:jc w:val="center"/>
    </w:pPr>
    <w:rPr>
      <w:rFonts w:ascii="Arial" w:eastAsia="Times New Roman" w:hAnsi="Arial"/>
      <w:b/>
      <w:color w:val="000000"/>
      <w:sz w:val="20"/>
      <w:szCs w:val="20"/>
    </w:rPr>
  </w:style>
  <w:style w:type="paragraph" w:customStyle="1" w:styleId="elencoa">
    <w:name w:val="elenco a"/>
    <w:aliases w:val="b"/>
    <w:basedOn w:val="Normale"/>
    <w:rsid w:val="00C97E8B"/>
    <w:pPr>
      <w:numPr>
        <w:numId w:val="6"/>
      </w:numPr>
      <w:tabs>
        <w:tab w:val="clear" w:pos="1065"/>
        <w:tab w:val="num" w:pos="426"/>
      </w:tabs>
      <w:spacing w:line="320" w:lineRule="exact"/>
      <w:ind w:left="426" w:hanging="426"/>
      <w:jc w:val="both"/>
    </w:pPr>
    <w:rPr>
      <w:rFonts w:ascii="Arial" w:eastAsia="Times New Roman" w:hAnsi="Arial"/>
      <w:b/>
      <w:color w:val="000000"/>
      <w:sz w:val="20"/>
      <w:szCs w:val="20"/>
    </w:rPr>
  </w:style>
  <w:style w:type="paragraph" w:styleId="Didascalia">
    <w:name w:val="caption"/>
    <w:basedOn w:val="Normale"/>
    <w:next w:val="Normale"/>
    <w:qFormat/>
    <w:rsid w:val="0028527D"/>
    <w:pPr>
      <w:spacing w:line="320" w:lineRule="exact"/>
      <w:jc w:val="center"/>
    </w:pPr>
    <w:rPr>
      <w:rFonts w:ascii="Verdana" w:eastAsia="Times New Roman" w:hAnsi="Verdana"/>
      <w:b/>
      <w:bCs/>
      <w:color w:val="000000"/>
      <w:sz w:val="20"/>
      <w:szCs w:val="20"/>
    </w:rPr>
  </w:style>
  <w:style w:type="paragraph" w:customStyle="1" w:styleId="titolosezione">
    <w:name w:val="titolo sezione"/>
    <w:basedOn w:val="Titolo1"/>
    <w:next w:val="Normale"/>
    <w:rsid w:val="00C97E8B"/>
    <w:pPr>
      <w:keepLines w:val="0"/>
      <w:tabs>
        <w:tab w:val="left" w:pos="0"/>
        <w:tab w:val="left" w:pos="426"/>
      </w:tabs>
      <w:spacing w:before="480" w:after="240" w:line="300" w:lineRule="exact"/>
      <w:ind w:right="312"/>
      <w:outlineLvl w:val="9"/>
    </w:pPr>
    <w:rPr>
      <w:rFonts w:ascii="Verdana" w:eastAsia="Times New Roman" w:hAnsi="Verdana" w:cs="Times New Roman"/>
      <w:b/>
      <w:caps/>
      <w:noProof/>
      <w:color w:val="000000"/>
      <w:sz w:val="24"/>
      <w:szCs w:val="20"/>
    </w:rPr>
  </w:style>
  <w:style w:type="paragraph" w:customStyle="1" w:styleId="IndirizziETpict">
    <w:name w:val="Indirizzi ET (pict)"/>
    <w:basedOn w:val="Normale"/>
    <w:rsid w:val="00C97E8B"/>
    <w:pPr>
      <w:framePr w:w="11066" w:hSpace="180" w:wrap="auto" w:vAnchor="page" w:hAnchor="page" w:x="284" w:y="14998"/>
      <w:spacing w:line="120" w:lineRule="atLeast"/>
      <w:jc w:val="right"/>
    </w:pPr>
    <w:rPr>
      <w:rFonts w:ascii="Arial" w:eastAsia="Times New Roman" w:hAnsi="Arial"/>
      <w:color w:val="000000"/>
      <w:sz w:val="12"/>
      <w:szCs w:val="20"/>
      <w:lang w:val="en-US"/>
    </w:rPr>
  </w:style>
  <w:style w:type="paragraph" w:customStyle="1" w:styleId="titolononnumerato">
    <w:name w:val="titolo non numerato"/>
    <w:basedOn w:val="Titolo5"/>
    <w:next w:val="Normale"/>
    <w:rsid w:val="00C97E8B"/>
    <w:pPr>
      <w:keepLines w:val="0"/>
      <w:tabs>
        <w:tab w:val="clear" w:pos="1150"/>
      </w:tabs>
      <w:suppressAutoHyphens w:val="0"/>
      <w:spacing w:before="80" w:after="80" w:line="240" w:lineRule="exact"/>
      <w:ind w:left="0" w:firstLine="0"/>
      <w:outlineLvl w:val="9"/>
    </w:pPr>
    <w:rPr>
      <w:b/>
      <w:i/>
      <w:noProof/>
      <w:u w:val="none"/>
      <w:lang w:val="it-IT"/>
    </w:rPr>
  </w:style>
  <w:style w:type="paragraph" w:customStyle="1" w:styleId="Lettera">
    <w:name w:val="Lettera"/>
    <w:basedOn w:val="Normale"/>
    <w:rsid w:val="00C97E8B"/>
    <w:pPr>
      <w:spacing w:after="80" w:line="240" w:lineRule="atLeast"/>
      <w:ind w:left="397" w:right="20" w:hanging="397"/>
      <w:jc w:val="both"/>
    </w:pPr>
    <w:rPr>
      <w:rFonts w:ascii="Helvetica" w:eastAsia="Times New Roman" w:hAnsi="Helvetica"/>
      <w:color w:val="000000"/>
      <w:sz w:val="20"/>
      <w:szCs w:val="20"/>
    </w:rPr>
  </w:style>
  <w:style w:type="paragraph" w:customStyle="1" w:styleId="Pipag1sez3rig">
    <w:name w:val="Piè pag. 1sez. 3 rig."/>
    <w:basedOn w:val="Normale"/>
    <w:rsid w:val="00C97E8B"/>
    <w:pPr>
      <w:framePr w:w="9639" w:hSpace="180" w:wrap="auto" w:vAnchor="page" w:hAnchor="page" w:x="625" w:y="15594"/>
      <w:spacing w:after="60" w:line="180" w:lineRule="atLeast"/>
      <w:ind w:left="-560" w:right="-576"/>
      <w:jc w:val="center"/>
    </w:pPr>
    <w:rPr>
      <w:rFonts w:ascii="Arial" w:eastAsia="Times New Roman" w:hAnsi="Arial"/>
      <w:color w:val="000000"/>
      <w:sz w:val="14"/>
      <w:szCs w:val="20"/>
      <w:lang w:val="en-US"/>
    </w:rPr>
  </w:style>
  <w:style w:type="paragraph" w:customStyle="1" w:styleId="citazionecentrata">
    <w:name w:val="citazione centrata"/>
    <w:basedOn w:val="Normale"/>
    <w:rsid w:val="00C97E8B"/>
    <w:pPr>
      <w:pBdr>
        <w:top w:val="single" w:sz="6" w:space="4" w:color="auto" w:shadow="1"/>
        <w:left w:val="single" w:sz="6" w:space="4" w:color="auto" w:shadow="1"/>
        <w:bottom w:val="single" w:sz="6" w:space="4" w:color="auto" w:shadow="1"/>
        <w:right w:val="single" w:sz="6" w:space="4" w:color="auto" w:shadow="1"/>
      </w:pBdr>
      <w:shd w:val="pct20" w:color="auto" w:fill="FFFFFF"/>
      <w:spacing w:after="40" w:line="220" w:lineRule="exact"/>
      <w:ind w:right="-1"/>
      <w:jc w:val="both"/>
    </w:pPr>
    <w:rPr>
      <w:rFonts w:ascii="Arial" w:eastAsia="Times New Roman" w:hAnsi="Arial"/>
      <w:color w:val="000000"/>
      <w:sz w:val="18"/>
      <w:szCs w:val="20"/>
    </w:rPr>
  </w:style>
  <w:style w:type="paragraph" w:customStyle="1" w:styleId="Pipag1sez12rig">
    <w:name w:val="Piè pag. 1sez. 1/2 rig."/>
    <w:basedOn w:val="Normale"/>
    <w:rsid w:val="00C97E8B"/>
    <w:pPr>
      <w:framePr w:w="9639" w:hSpace="180" w:wrap="auto" w:vAnchor="page" w:hAnchor="page" w:x="625" w:y="15594"/>
      <w:spacing w:line="320" w:lineRule="exact"/>
      <w:ind w:left="-560" w:right="-576"/>
      <w:jc w:val="center"/>
    </w:pPr>
    <w:rPr>
      <w:rFonts w:ascii="Arial" w:eastAsia="Times New Roman" w:hAnsi="Arial"/>
      <w:color w:val="000000"/>
      <w:sz w:val="16"/>
      <w:szCs w:val="20"/>
    </w:rPr>
  </w:style>
  <w:style w:type="paragraph" w:customStyle="1" w:styleId="TestoLettera">
    <w:name w:val="TestoLettera"/>
    <w:basedOn w:val="Normale"/>
    <w:rsid w:val="00C97E8B"/>
    <w:pPr>
      <w:spacing w:line="320" w:lineRule="exact"/>
      <w:jc w:val="both"/>
    </w:pPr>
    <w:rPr>
      <w:rFonts w:ascii="Arial" w:eastAsia="Times New Roman" w:hAnsi="Arial"/>
      <w:color w:val="000000"/>
      <w:sz w:val="20"/>
      <w:szCs w:val="20"/>
    </w:rPr>
  </w:style>
  <w:style w:type="character" w:customStyle="1" w:styleId="emailstyle15">
    <w:name w:val="emailstyle15"/>
    <w:rsid w:val="00C97E8B"/>
    <w:rPr>
      <w:rFonts w:ascii="Arial" w:hAnsi="Arial" w:cs="Arial"/>
      <w:color w:val="000000"/>
      <w:sz w:val="20"/>
    </w:rPr>
  </w:style>
  <w:style w:type="paragraph" w:customStyle="1" w:styleId="Captionfigura">
    <w:name w:val="Caption.figura"/>
    <w:basedOn w:val="Normale"/>
    <w:next w:val="Normale"/>
    <w:link w:val="CaptionfiguraChar"/>
    <w:rsid w:val="00C97E8B"/>
    <w:pPr>
      <w:tabs>
        <w:tab w:val="num" w:pos="2552"/>
      </w:tabs>
      <w:spacing w:after="80" w:line="240" w:lineRule="exact"/>
      <w:ind w:right="311"/>
      <w:jc w:val="both"/>
    </w:pPr>
    <w:rPr>
      <w:rFonts w:ascii="Arial" w:eastAsia="Times New Roman" w:hAnsi="Arial"/>
      <w:i/>
      <w:noProof/>
      <w:color w:val="000000"/>
      <w:sz w:val="20"/>
      <w:szCs w:val="20"/>
    </w:rPr>
  </w:style>
  <w:style w:type="character" w:customStyle="1" w:styleId="CaptionfiguraChar">
    <w:name w:val="Caption.figura Char"/>
    <w:link w:val="Captionfigura"/>
    <w:rsid w:val="00C97E8B"/>
    <w:rPr>
      <w:rFonts w:ascii="Arial" w:eastAsia="Times New Roman" w:hAnsi="Arial" w:cs="Times New Roman"/>
      <w:i/>
      <w:noProof/>
      <w:color w:val="000000"/>
      <w:sz w:val="20"/>
      <w:szCs w:val="20"/>
    </w:rPr>
  </w:style>
  <w:style w:type="paragraph" w:customStyle="1" w:styleId="Titolocopertina">
    <w:name w:val="Titolo copertina"/>
    <w:basedOn w:val="Normale"/>
    <w:rsid w:val="00C97E8B"/>
    <w:rPr>
      <w:rFonts w:ascii="Verdana" w:eastAsia="Times New Roman" w:hAnsi="Verdana"/>
      <w:b/>
      <w:caps/>
      <w:sz w:val="28"/>
      <w:szCs w:val="20"/>
      <w:lang w:eastAsia="it-IT"/>
    </w:rPr>
  </w:style>
  <w:style w:type="paragraph" w:customStyle="1" w:styleId="Pallinolivello1">
    <w:name w:val="Pallino livello 1"/>
    <w:basedOn w:val="Normale"/>
    <w:rsid w:val="00C97E8B"/>
    <w:pPr>
      <w:numPr>
        <w:numId w:val="7"/>
      </w:numPr>
      <w:tabs>
        <w:tab w:val="clear" w:pos="1287"/>
        <w:tab w:val="left" w:pos="709"/>
      </w:tabs>
      <w:spacing w:line="320" w:lineRule="exact"/>
      <w:ind w:left="709" w:hanging="425"/>
      <w:jc w:val="both"/>
    </w:pPr>
    <w:rPr>
      <w:rFonts w:ascii="Arial" w:eastAsia="Times New Roman" w:hAnsi="Arial"/>
      <w:color w:val="000000"/>
      <w:sz w:val="20"/>
      <w:szCs w:val="20"/>
    </w:rPr>
  </w:style>
  <w:style w:type="paragraph" w:customStyle="1" w:styleId="Pallinolivello2">
    <w:name w:val="Pallino livello 2"/>
    <w:basedOn w:val="Normale"/>
    <w:rsid w:val="00C97E8B"/>
    <w:pPr>
      <w:numPr>
        <w:ilvl w:val="1"/>
        <w:numId w:val="7"/>
      </w:numPr>
      <w:tabs>
        <w:tab w:val="left" w:pos="851"/>
      </w:tabs>
      <w:spacing w:line="320" w:lineRule="exact"/>
      <w:jc w:val="both"/>
    </w:pPr>
    <w:rPr>
      <w:rFonts w:ascii="Arial" w:eastAsia="Times New Roman" w:hAnsi="Arial"/>
      <w:color w:val="000000"/>
      <w:sz w:val="20"/>
      <w:szCs w:val="20"/>
    </w:rPr>
  </w:style>
  <w:style w:type="paragraph" w:styleId="Indicedellefigure">
    <w:name w:val="table of figures"/>
    <w:basedOn w:val="Sommario1"/>
    <w:next w:val="ENItesto"/>
    <w:uiPriority w:val="99"/>
    <w:qFormat/>
    <w:rsid w:val="00E967EA"/>
    <w:pPr>
      <w:tabs>
        <w:tab w:val="right" w:leader="dot" w:pos="567"/>
      </w:tabs>
      <w:jc w:val="both"/>
    </w:pPr>
    <w:rPr>
      <w:rFonts w:eastAsia="Times New Roman"/>
      <w:color w:val="000000"/>
      <w:szCs w:val="20"/>
    </w:rPr>
  </w:style>
  <w:style w:type="paragraph" w:customStyle="1" w:styleId="TitoloOfferta">
    <w:name w:val="Titolo Offerta"/>
    <w:basedOn w:val="Titolocopertina"/>
    <w:rsid w:val="00C97E8B"/>
    <w:pPr>
      <w:tabs>
        <w:tab w:val="left" w:pos="7488"/>
      </w:tabs>
    </w:pPr>
    <w:rPr>
      <w:bCs/>
      <w:caps w:val="0"/>
      <w:szCs w:val="28"/>
    </w:rPr>
  </w:style>
  <w:style w:type="paragraph" w:styleId="Titolo">
    <w:name w:val="Title"/>
    <w:basedOn w:val="Normale"/>
    <w:link w:val="TitoloCarattere"/>
    <w:qFormat/>
    <w:rsid w:val="00C97E8B"/>
    <w:pPr>
      <w:keepNext/>
      <w:keepLines/>
      <w:tabs>
        <w:tab w:val="left" w:pos="1720"/>
        <w:tab w:val="left" w:pos="4700"/>
      </w:tabs>
      <w:spacing w:before="600" w:after="240" w:line="260" w:lineRule="exact"/>
      <w:jc w:val="both"/>
    </w:pPr>
    <w:rPr>
      <w:rFonts w:ascii="Verdana" w:eastAsia="Times New Roman" w:hAnsi="Verdana"/>
      <w:b/>
      <w:caps/>
      <w:color w:val="000000"/>
      <w:sz w:val="22"/>
      <w:szCs w:val="20"/>
    </w:rPr>
  </w:style>
  <w:style w:type="character" w:customStyle="1" w:styleId="TitoloCarattere">
    <w:name w:val="Titolo Carattere"/>
    <w:basedOn w:val="Carpredefinitoparagrafo"/>
    <w:link w:val="Titolo"/>
    <w:rsid w:val="00C97E8B"/>
    <w:rPr>
      <w:rFonts w:ascii="Verdana" w:eastAsia="Times New Roman" w:hAnsi="Verdana" w:cs="Times New Roman"/>
      <w:b/>
      <w:caps/>
      <w:color w:val="000000"/>
      <w:szCs w:val="20"/>
    </w:rPr>
  </w:style>
  <w:style w:type="paragraph" w:customStyle="1" w:styleId="Rientrato">
    <w:name w:val="Rientrato"/>
    <w:basedOn w:val="Normale"/>
    <w:rsid w:val="00C97E8B"/>
    <w:pPr>
      <w:spacing w:line="240" w:lineRule="exact"/>
      <w:ind w:left="1980"/>
    </w:pPr>
    <w:rPr>
      <w:rFonts w:ascii="Arial" w:eastAsia="Times New Roman" w:hAnsi="Arial"/>
      <w:color w:val="000000"/>
      <w:sz w:val="20"/>
      <w:szCs w:val="20"/>
      <w:lang w:val="en-US"/>
    </w:rPr>
  </w:style>
  <w:style w:type="paragraph" w:customStyle="1" w:styleId="Bordotesto">
    <w:name w:val="Bordo testo"/>
    <w:basedOn w:val="Normale"/>
    <w:rsid w:val="00C97E8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720"/>
        <w:tab w:val="left" w:pos="4700"/>
      </w:tabs>
      <w:spacing w:after="80" w:line="320" w:lineRule="exact"/>
      <w:jc w:val="both"/>
    </w:pPr>
    <w:rPr>
      <w:rFonts w:ascii="Arial" w:eastAsia="Times New Roman" w:hAnsi="Arial"/>
      <w:color w:val="000000"/>
      <w:sz w:val="20"/>
      <w:szCs w:val="20"/>
    </w:rPr>
  </w:style>
  <w:style w:type="paragraph" w:customStyle="1" w:styleId="Tabellatesto">
    <w:name w:val="Tabella testo"/>
    <w:basedOn w:val="Normale"/>
    <w:rsid w:val="00C97E8B"/>
    <w:pPr>
      <w:tabs>
        <w:tab w:val="left" w:pos="1720"/>
        <w:tab w:val="left" w:pos="4700"/>
      </w:tabs>
      <w:spacing w:before="120" w:after="120" w:line="280" w:lineRule="exact"/>
    </w:pPr>
    <w:rPr>
      <w:rFonts w:ascii="Arial" w:eastAsia="Times New Roman" w:hAnsi="Arial"/>
      <w:sz w:val="20"/>
      <w:szCs w:val="20"/>
    </w:rPr>
  </w:style>
  <w:style w:type="paragraph" w:customStyle="1" w:styleId="testocommento0">
    <w:name w:val="testo commento"/>
    <w:basedOn w:val="Normale"/>
    <w:next w:val="Normale"/>
    <w:rsid w:val="00C97E8B"/>
    <w:pPr>
      <w:pBdr>
        <w:top w:val="single" w:sz="4" w:space="1" w:color="auto"/>
        <w:left w:val="single" w:sz="4" w:space="31" w:color="auto"/>
        <w:bottom w:val="single" w:sz="4" w:space="1" w:color="auto"/>
        <w:right w:val="single" w:sz="4" w:space="31" w:color="auto"/>
      </w:pBdr>
      <w:shd w:val="clear" w:color="auto" w:fill="C0C0C0"/>
      <w:spacing w:line="280" w:lineRule="exact"/>
      <w:ind w:left="1134" w:right="1134"/>
      <w:jc w:val="both"/>
    </w:pPr>
    <w:rPr>
      <w:rFonts w:ascii="Times New Roman" w:eastAsia="Times New Roman" w:hAnsi="Times New Roman"/>
      <w:color w:val="000000"/>
      <w:sz w:val="20"/>
      <w:szCs w:val="20"/>
    </w:rPr>
  </w:style>
  <w:style w:type="paragraph" w:styleId="Sottotitolo">
    <w:name w:val="Subtitle"/>
    <w:basedOn w:val="Normale"/>
    <w:link w:val="SottotitoloCarattere"/>
    <w:qFormat/>
    <w:rsid w:val="00C97E8B"/>
    <w:pPr>
      <w:keepNext/>
      <w:keepLines/>
      <w:tabs>
        <w:tab w:val="left" w:pos="-2127"/>
        <w:tab w:val="left" w:pos="-851"/>
      </w:tabs>
      <w:spacing w:before="400" w:after="200" w:line="240" w:lineRule="exact"/>
      <w:jc w:val="center"/>
    </w:pPr>
    <w:rPr>
      <w:rFonts w:ascii="Verdana" w:eastAsia="Times New Roman" w:hAnsi="Verdana"/>
      <w:b/>
      <w:color w:val="000000"/>
      <w:sz w:val="20"/>
      <w:szCs w:val="20"/>
    </w:rPr>
  </w:style>
  <w:style w:type="character" w:customStyle="1" w:styleId="SottotitoloCarattere">
    <w:name w:val="Sottotitolo Carattere"/>
    <w:basedOn w:val="Carpredefinitoparagrafo"/>
    <w:link w:val="Sottotitolo"/>
    <w:rsid w:val="00C97E8B"/>
    <w:rPr>
      <w:rFonts w:ascii="Verdana" w:eastAsia="Times New Roman" w:hAnsi="Verdana" w:cs="Times New Roman"/>
      <w:b/>
      <w:color w:val="000000"/>
      <w:sz w:val="20"/>
      <w:szCs w:val="20"/>
    </w:rPr>
  </w:style>
  <w:style w:type="paragraph" w:customStyle="1" w:styleId="Bordotitolo">
    <w:name w:val="Bordo titolo"/>
    <w:basedOn w:val="Titolo"/>
    <w:rsid w:val="00C97E8B"/>
    <w:pPr>
      <w:pBdr>
        <w:top w:val="single" w:sz="6" w:space="11" w:color="auto"/>
        <w:left w:val="single" w:sz="6" w:space="11" w:color="auto"/>
        <w:bottom w:val="single" w:sz="6" w:space="11" w:color="auto"/>
        <w:right w:val="single" w:sz="6" w:space="11" w:color="auto"/>
      </w:pBdr>
      <w:ind w:left="284" w:right="284"/>
    </w:pPr>
  </w:style>
  <w:style w:type="character" w:customStyle="1" w:styleId="CharChar">
    <w:name w:val="Char Char"/>
    <w:rsid w:val="00C97E8B"/>
    <w:rPr>
      <w:rFonts w:ascii="Verdana" w:hAnsi="Verdana"/>
      <w:b/>
      <w:caps/>
      <w:color w:val="000000"/>
      <w:sz w:val="22"/>
      <w:lang w:val="it-IT" w:eastAsia="en-US" w:bidi="ar-SA"/>
    </w:rPr>
  </w:style>
  <w:style w:type="paragraph" w:styleId="NormaleWeb">
    <w:name w:val="Normal (Web)"/>
    <w:basedOn w:val="Normale"/>
    <w:rsid w:val="00C97E8B"/>
    <w:pPr>
      <w:spacing w:before="100" w:beforeAutospacing="1" w:after="100" w:afterAutospacing="1"/>
    </w:pPr>
    <w:rPr>
      <w:rFonts w:ascii="Times New Roman" w:eastAsia="Times New Roman" w:hAnsi="Times New Roman"/>
      <w:lang w:val="en-US"/>
    </w:rPr>
  </w:style>
  <w:style w:type="paragraph" w:customStyle="1" w:styleId="StyleHeading2LeftBefore6ptAfter10ptLinespacing">
    <w:name w:val="Style Heading 2 + Left Before:  6 pt After:  10 pt Line spacing:..."/>
    <w:basedOn w:val="Titolo2"/>
    <w:rsid w:val="00C97E8B"/>
    <w:pPr>
      <w:keepLines w:val="0"/>
      <w:numPr>
        <w:ilvl w:val="1"/>
      </w:numPr>
      <w:tabs>
        <w:tab w:val="left" w:pos="426"/>
        <w:tab w:val="num" w:pos="578"/>
        <w:tab w:val="left" w:pos="851"/>
      </w:tabs>
      <w:spacing w:before="120" w:after="200" w:line="280" w:lineRule="exact"/>
      <w:ind w:left="578" w:right="312" w:hanging="578"/>
    </w:pPr>
    <w:rPr>
      <w:rFonts w:ascii="Verdana" w:eastAsia="Times New Roman" w:hAnsi="Verdana" w:cs="Times New Roman"/>
      <w:b/>
      <w:bCs/>
      <w:noProof/>
      <w:color w:val="auto"/>
      <w:sz w:val="22"/>
      <w:szCs w:val="20"/>
    </w:rPr>
  </w:style>
  <w:style w:type="paragraph" w:customStyle="1" w:styleId="TitoloAppendice">
    <w:name w:val="Titolo Appendice"/>
    <w:basedOn w:val="Normale"/>
    <w:rsid w:val="00C97E8B"/>
    <w:pPr>
      <w:spacing w:before="360" w:after="360" w:line="320" w:lineRule="exact"/>
      <w:jc w:val="center"/>
    </w:pPr>
    <w:rPr>
      <w:rFonts w:ascii="Verdana" w:eastAsia="Times New Roman" w:hAnsi="Verdana"/>
      <w:b/>
      <w:color w:val="000000"/>
      <w:sz w:val="28"/>
      <w:szCs w:val="20"/>
    </w:rPr>
  </w:style>
  <w:style w:type="paragraph" w:customStyle="1" w:styleId="Codificato">
    <w:name w:val="Codificato"/>
    <w:basedOn w:val="Normale"/>
    <w:rsid w:val="00C97E8B"/>
    <w:pPr>
      <w:spacing w:before="120" w:after="120"/>
      <w:jc w:val="both"/>
    </w:pPr>
    <w:rPr>
      <w:rFonts w:ascii="Arial" w:eastAsia="Times New Roman" w:hAnsi="Arial"/>
      <w:b/>
      <w:snapToGrid w:val="0"/>
      <w:kern w:val="2"/>
      <w:sz w:val="20"/>
      <w:szCs w:val="20"/>
      <w:lang w:eastAsia="it-IT"/>
    </w:rPr>
  </w:style>
  <w:style w:type="paragraph" w:customStyle="1" w:styleId="DidascaliaTabella">
    <w:name w:val="Didascalia Tabella"/>
    <w:basedOn w:val="Normale"/>
    <w:next w:val="Normale"/>
    <w:autoRedefine/>
    <w:rsid w:val="00C97E8B"/>
    <w:pPr>
      <w:numPr>
        <w:numId w:val="8"/>
      </w:numPr>
      <w:tabs>
        <w:tab w:val="clear" w:pos="2160"/>
      </w:tabs>
      <w:spacing w:before="120" w:after="120"/>
    </w:pPr>
    <w:rPr>
      <w:rFonts w:ascii="Arial" w:eastAsia="Times New Roman" w:hAnsi="Arial"/>
      <w:b/>
      <w:szCs w:val="20"/>
      <w:lang w:eastAsia="it-IT"/>
    </w:rPr>
  </w:style>
  <w:style w:type="paragraph" w:customStyle="1" w:styleId="CarattereCarattere1CarattereCarattereCarattere1CarattereCarattereCarattere1Carattere">
    <w:name w:val="Carattere Carattere1 Carattere Carattere Carattere1 Carattere Carattere Carattere1 Carattere"/>
    <w:basedOn w:val="Normale"/>
    <w:rsid w:val="00C97E8B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NormalVT">
    <w:name w:val="Normal VT"/>
    <w:basedOn w:val="Normale"/>
    <w:rsid w:val="00C97E8B"/>
    <w:pPr>
      <w:spacing w:line="320" w:lineRule="exact"/>
      <w:ind w:left="567" w:right="312"/>
      <w:jc w:val="both"/>
    </w:pPr>
    <w:rPr>
      <w:rFonts w:ascii="Arial" w:eastAsia="Times New Roman" w:hAnsi="Arial"/>
      <w:color w:val="000000"/>
      <w:sz w:val="20"/>
      <w:szCs w:val="20"/>
    </w:rPr>
  </w:style>
  <w:style w:type="paragraph" w:customStyle="1" w:styleId="CarattereCarattere1CarattereCarattereCarattere1CarattereCarattereCarattere1CarattereCarattereCarattereCharChar">
    <w:name w:val="Carattere Carattere1 Carattere Carattere Carattere1 Carattere Carattere Carattere1 Carattere Carattere Carattere Char Char"/>
    <w:basedOn w:val="Normale"/>
    <w:rsid w:val="00C97E8B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NormalVTCarattere">
    <w:name w:val="Normal VT Carattere"/>
    <w:rsid w:val="00C97E8B"/>
    <w:rPr>
      <w:rFonts w:ascii="Arial" w:hAnsi="Arial"/>
      <w:color w:val="000000"/>
      <w:lang w:val="it-IT" w:eastAsia="en-US" w:bidi="ar-SA"/>
    </w:rPr>
  </w:style>
  <w:style w:type="character" w:styleId="Enfasigrassetto">
    <w:name w:val="Strong"/>
    <w:qFormat/>
    <w:rsid w:val="00C97E8B"/>
    <w:rPr>
      <w:b/>
      <w:bCs/>
    </w:rPr>
  </w:style>
  <w:style w:type="character" w:styleId="Enfasicorsivo">
    <w:name w:val="Emphasis"/>
    <w:qFormat/>
    <w:rsid w:val="00C97E8B"/>
    <w:rPr>
      <w:i/>
      <w:iCs/>
    </w:rPr>
  </w:style>
  <w:style w:type="paragraph" w:customStyle="1" w:styleId="Allegato1">
    <w:name w:val="Allegato 1"/>
    <w:basedOn w:val="Titolo1"/>
    <w:next w:val="Normale"/>
    <w:rsid w:val="00C97E8B"/>
    <w:pPr>
      <w:keepNext w:val="0"/>
      <w:keepLines w:val="0"/>
      <w:pageBreakBefore/>
      <w:numPr>
        <w:numId w:val="9"/>
      </w:numPr>
      <w:spacing w:before="120" w:after="720"/>
      <w:ind w:left="1985" w:hanging="1985"/>
      <w:jc w:val="both"/>
    </w:pPr>
    <w:rPr>
      <w:rFonts w:ascii="Arial" w:eastAsia="Times New Roman" w:hAnsi="Arial" w:cs="Times New Roman"/>
      <w:b/>
      <w:caps/>
      <w:color w:val="auto"/>
      <w:szCs w:val="28"/>
      <w:lang w:eastAsia="it-IT"/>
    </w:rPr>
  </w:style>
  <w:style w:type="paragraph" w:customStyle="1" w:styleId="Allegato2">
    <w:name w:val="Allegato 2"/>
    <w:basedOn w:val="Allegato1"/>
    <w:next w:val="Normale"/>
    <w:rsid w:val="00C97E8B"/>
    <w:pPr>
      <w:pageBreakBefore w:val="0"/>
      <w:numPr>
        <w:ilvl w:val="1"/>
      </w:numPr>
      <w:outlineLvl w:val="1"/>
    </w:pPr>
    <w:rPr>
      <w:caps w:val="0"/>
      <w:smallCaps/>
    </w:rPr>
  </w:style>
  <w:style w:type="paragraph" w:customStyle="1" w:styleId="Allegato3">
    <w:name w:val="Allegato 3"/>
    <w:basedOn w:val="Allegato2"/>
    <w:next w:val="Normale"/>
    <w:rsid w:val="00C97E8B"/>
    <w:pPr>
      <w:numPr>
        <w:ilvl w:val="2"/>
      </w:numPr>
      <w:outlineLvl w:val="2"/>
    </w:pPr>
    <w:rPr>
      <w:sz w:val="30"/>
    </w:rPr>
  </w:style>
  <w:style w:type="paragraph" w:customStyle="1" w:styleId="Allegato4">
    <w:name w:val="Allegato 4"/>
    <w:basedOn w:val="Allegato3"/>
    <w:next w:val="Normale"/>
    <w:rsid w:val="00C97E8B"/>
    <w:pPr>
      <w:numPr>
        <w:ilvl w:val="3"/>
      </w:numPr>
      <w:outlineLvl w:val="3"/>
    </w:pPr>
    <w:rPr>
      <w:sz w:val="28"/>
    </w:rPr>
  </w:style>
  <w:style w:type="paragraph" w:customStyle="1" w:styleId="Allegato5">
    <w:name w:val="Allegato 5"/>
    <w:basedOn w:val="Allegato4"/>
    <w:next w:val="Normale"/>
    <w:rsid w:val="00C97E8B"/>
    <w:pPr>
      <w:numPr>
        <w:ilvl w:val="4"/>
      </w:numPr>
      <w:outlineLvl w:val="4"/>
    </w:pPr>
    <w:rPr>
      <w:sz w:val="26"/>
    </w:rPr>
  </w:style>
  <w:style w:type="paragraph" w:customStyle="1" w:styleId="Allegato6">
    <w:name w:val="Allegato 6"/>
    <w:basedOn w:val="Allegato5"/>
    <w:next w:val="Normale"/>
    <w:rsid w:val="00C97E8B"/>
    <w:pPr>
      <w:numPr>
        <w:ilvl w:val="5"/>
      </w:numPr>
      <w:outlineLvl w:val="5"/>
    </w:pPr>
    <w:rPr>
      <w:sz w:val="24"/>
    </w:rPr>
  </w:style>
  <w:style w:type="paragraph" w:customStyle="1" w:styleId="Allegato7">
    <w:name w:val="Allegato 7"/>
    <w:basedOn w:val="Allegato6"/>
    <w:next w:val="Normale"/>
    <w:rsid w:val="00C97E8B"/>
    <w:pPr>
      <w:numPr>
        <w:ilvl w:val="6"/>
      </w:numPr>
      <w:outlineLvl w:val="6"/>
    </w:pPr>
    <w:rPr>
      <w:smallCaps w:val="0"/>
    </w:rPr>
  </w:style>
  <w:style w:type="paragraph" w:customStyle="1" w:styleId="Allegato8">
    <w:name w:val="Allegato 8"/>
    <w:basedOn w:val="Allegato7"/>
    <w:next w:val="Normale"/>
    <w:rsid w:val="00C97E8B"/>
    <w:pPr>
      <w:numPr>
        <w:ilvl w:val="7"/>
      </w:numPr>
      <w:outlineLvl w:val="7"/>
    </w:pPr>
  </w:style>
  <w:style w:type="paragraph" w:customStyle="1" w:styleId="Allegato9">
    <w:name w:val="Allegato 9"/>
    <w:basedOn w:val="Allegato8"/>
    <w:next w:val="Normale"/>
    <w:rsid w:val="00C97E8B"/>
    <w:pPr>
      <w:numPr>
        <w:ilvl w:val="8"/>
      </w:numPr>
      <w:outlineLvl w:val="8"/>
    </w:pPr>
  </w:style>
  <w:style w:type="paragraph" w:customStyle="1" w:styleId="CharChar2CarattereCarattere">
    <w:name w:val="Char Char2 Carattere Carattere"/>
    <w:basedOn w:val="Normale"/>
    <w:rsid w:val="00C97E8B"/>
    <w:pPr>
      <w:spacing w:after="160" w:line="240" w:lineRule="exact"/>
    </w:pPr>
    <w:rPr>
      <w:rFonts w:ascii="Verdana" w:eastAsia="Times New Roman" w:hAnsi="Verdana"/>
      <w:sz w:val="20"/>
      <w:szCs w:val="20"/>
      <w:lang w:val="en-US"/>
    </w:rPr>
  </w:style>
  <w:style w:type="paragraph" w:customStyle="1" w:styleId="section1">
    <w:name w:val="section1"/>
    <w:basedOn w:val="Normale"/>
    <w:rsid w:val="00C97E8B"/>
    <w:pPr>
      <w:spacing w:before="100" w:beforeAutospacing="1" w:after="100" w:afterAutospacing="1"/>
    </w:pPr>
    <w:rPr>
      <w:rFonts w:ascii="Times New Roman" w:eastAsia="Times New Roman" w:hAnsi="Times New Roman"/>
      <w:lang w:eastAsia="it-IT"/>
    </w:rPr>
  </w:style>
  <w:style w:type="paragraph" w:styleId="Mappadocumento">
    <w:name w:val="Document Map"/>
    <w:basedOn w:val="Normale"/>
    <w:link w:val="MappadocumentoCarattere"/>
    <w:semiHidden/>
    <w:rsid w:val="00C97E8B"/>
    <w:pPr>
      <w:shd w:val="clear" w:color="auto" w:fill="000080"/>
      <w:spacing w:after="120"/>
    </w:pPr>
    <w:rPr>
      <w:rFonts w:ascii="Tahoma" w:eastAsia="Times New Roman" w:hAnsi="Tahoma" w:cs="Tahoma"/>
      <w:sz w:val="20"/>
      <w:szCs w:val="20"/>
      <w:lang w:val="en-GB"/>
    </w:rPr>
  </w:style>
  <w:style w:type="character" w:customStyle="1" w:styleId="MappadocumentoCarattere">
    <w:name w:val="Mappa documento Carattere"/>
    <w:basedOn w:val="Carpredefinitoparagrafo"/>
    <w:link w:val="Mappadocumento"/>
    <w:semiHidden/>
    <w:rsid w:val="00C97E8B"/>
    <w:rPr>
      <w:rFonts w:ascii="Tahoma" w:eastAsia="Times New Roman" w:hAnsi="Tahoma" w:cs="Tahoma"/>
      <w:sz w:val="20"/>
      <w:szCs w:val="20"/>
      <w:shd w:val="clear" w:color="auto" w:fill="000080"/>
      <w:lang w:val="en-GB"/>
    </w:rPr>
  </w:style>
  <w:style w:type="table" w:styleId="Tabellaacolori1">
    <w:name w:val="Table Colorful 1"/>
    <w:basedOn w:val="Tabellanormale"/>
    <w:rsid w:val="00C97E8B"/>
    <w:pPr>
      <w:spacing w:after="120" w:line="240" w:lineRule="auto"/>
    </w:pPr>
    <w:rPr>
      <w:rFonts w:ascii="Times New Roman" w:eastAsia="Times New Roman" w:hAnsi="Times New Roman" w:cs="Times New Roman"/>
      <w:color w:val="FFFFFF"/>
      <w:sz w:val="20"/>
      <w:szCs w:val="20"/>
      <w:lang w:eastAsia="it-IT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2">
    <w:name w:val="Table Colorful 2"/>
    <w:basedOn w:val="Tabellanormale"/>
    <w:rsid w:val="00C97E8B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3">
    <w:name w:val="Table Colorful 3"/>
    <w:basedOn w:val="Tabellanormale"/>
    <w:rsid w:val="00C97E8B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classica1">
    <w:name w:val="Table Classic 1"/>
    <w:basedOn w:val="Tabellanormale"/>
    <w:rsid w:val="00C97E8B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2">
    <w:name w:val="Table Classic 2"/>
    <w:basedOn w:val="Tabellanormale"/>
    <w:rsid w:val="00C97E8B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3">
    <w:name w:val="Table Classic 3"/>
    <w:basedOn w:val="Tabellanormale"/>
    <w:rsid w:val="00C97E8B"/>
    <w:pPr>
      <w:spacing w:after="12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it-IT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2">
    <w:name w:val="Table Columns 2"/>
    <w:basedOn w:val="Tabellanormale"/>
    <w:rsid w:val="00C97E8B"/>
    <w:pPr>
      <w:spacing w:after="12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3">
    <w:name w:val="Table Columns 3"/>
    <w:basedOn w:val="Tabellanormale"/>
    <w:rsid w:val="00C97E8B"/>
    <w:pPr>
      <w:spacing w:after="12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it-IT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orpotesto">
    <w:name w:val="Body Text"/>
    <w:basedOn w:val="Normale"/>
    <w:link w:val="CorpotestoCarattere"/>
    <w:uiPriority w:val="99"/>
    <w:semiHidden/>
    <w:unhideWhenUsed/>
    <w:rsid w:val="00C97E8B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C97E8B"/>
    <w:rPr>
      <w:rFonts w:ascii="Cambria" w:eastAsia="Cambria" w:hAnsi="Cambria" w:cs="Times New Roman"/>
      <w:sz w:val="24"/>
      <w:szCs w:val="24"/>
    </w:rPr>
  </w:style>
  <w:style w:type="table" w:styleId="Grigliatabella8">
    <w:name w:val="Table Grid 8"/>
    <w:basedOn w:val="Tabellanormale"/>
    <w:uiPriority w:val="99"/>
    <w:semiHidden/>
    <w:unhideWhenUsed/>
    <w:rsid w:val="00C97E8B"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griglia2-colore5">
    <w:name w:val="Grid Table 2 Accent 5"/>
    <w:basedOn w:val="Tabellanormale"/>
    <w:uiPriority w:val="47"/>
    <w:rsid w:val="00880697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ParagrafoelencoCarattere">
    <w:name w:val="Paragrafo elenco Carattere"/>
    <w:link w:val="Paragrafoelenco"/>
    <w:uiPriority w:val="34"/>
    <w:locked/>
    <w:rsid w:val="00394B97"/>
    <w:rPr>
      <w:rFonts w:ascii="Cambria" w:eastAsia="Cambria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0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microsoft.com/office/2016/09/relationships/commentsIds" Target="commentsId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6EA2BFB476AE4596145E43F18F50AC" ma:contentTypeVersion="2" ma:contentTypeDescription="Creare un nuovo documento." ma:contentTypeScope="" ma:versionID="67bb81cad0afbada2a090c5a23c6d315">
  <xsd:schema xmlns:xsd="http://www.w3.org/2001/XMLSchema" xmlns:xs="http://www.w3.org/2001/XMLSchema" xmlns:p="http://schemas.microsoft.com/office/2006/metadata/properties" xmlns:ns2="1d9b4482-c438-41ef-87d2-e3c1368ac059" targetNamespace="http://schemas.microsoft.com/office/2006/metadata/properties" ma:root="true" ma:fieldsID="bff95b11a8694a02ae40d08eb78d033c" ns2:_="">
    <xsd:import namespace="1d9b4482-c438-41ef-87d2-e3c1368ac0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b4482-c438-41ef-87d2-e3c1368ac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8CB2D-2E73-411C-AC05-8B4CCD3BB244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1D3459C-946F-4F53-A655-C269D37804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9b4482-c438-41ef-87d2-e3c1368ac0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B5306A7-1838-4226-B756-F0501E5E7A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E806B1-1601-4B8A-B22E-01C5D4710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TAD TechnicalAnalysis InitiativeCode yy</vt:lpstr>
    </vt:vector>
  </TitlesOfParts>
  <Company>Eni S.p.A.</Company>
  <LinksUpToDate>false</LinksUpToDate>
  <CharactersWithSpaces>4529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TAD TechnicalAnalysis InitiativeCode yy</dc:title>
  <dc:subject/>
  <dc:creator>ITER</dc:creator>
  <cp:keywords/>
  <dc:description/>
  <cp:lastModifiedBy>Francesco Ragosa</cp:lastModifiedBy>
  <cp:revision>2</cp:revision>
  <dcterms:created xsi:type="dcterms:W3CDTF">2021-04-26T11:26:00Z</dcterms:created>
  <dcterms:modified xsi:type="dcterms:W3CDTF">2021-04-26T11:26:00Z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0x010100156EA2BFB476AE4596145E43F18F50AC</vt:lpwstr>
  </property>
</Properties>
</file>